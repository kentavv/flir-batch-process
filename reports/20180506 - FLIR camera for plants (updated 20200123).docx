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8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FE5CA" w14:textId="77777777" w:rsidR="00716157" w:rsidRDefault="00064470">
      <w:pPr>
        <w:rPr>
          <w:b/>
        </w:rPr>
      </w:pPr>
      <w:r w:rsidRPr="00716157">
        <w:rPr>
          <w:b/>
        </w:rPr>
        <w:t>Goal</w:t>
      </w:r>
    </w:p>
    <w:p w14:paraId="31CF64C1" w14:textId="28F858E1" w:rsidR="004B7654" w:rsidRDefault="00845B85">
      <w:r>
        <w:t xml:space="preserve">The goal of this work is to </w:t>
      </w:r>
      <w:del w:id="0" w:author="Kent VanderVelden" w:date="2020-01-23T21:32:00Z">
        <w:r w:rsidR="00D433C9" w:rsidDel="005076A3">
          <w:delText xml:space="preserve">gain </w:delText>
        </w:r>
        <w:r w:rsidR="00064470" w:rsidDel="005076A3">
          <w:delText xml:space="preserve">an </w:delText>
        </w:r>
      </w:del>
      <w:r w:rsidR="00064470">
        <w:t>introduc</w:t>
      </w:r>
      <w:ins w:id="1" w:author="Kent VanderVelden" w:date="2020-01-23T21:32:00Z">
        <w:r w:rsidR="005076A3">
          <w:t>e</w:t>
        </w:r>
      </w:ins>
      <w:del w:id="2" w:author="Kent VanderVelden" w:date="2020-01-23T21:32:00Z">
        <w:r w:rsidR="00064470" w:rsidDel="005076A3">
          <w:delText>tion</w:delText>
        </w:r>
      </w:del>
      <w:r w:rsidR="00064470">
        <w:t xml:space="preserve"> </w:t>
      </w:r>
      <w:del w:id="3" w:author="Kent VanderVelden" w:date="2020-01-23T21:32:00Z">
        <w:r w:rsidR="00064470" w:rsidDel="005076A3">
          <w:delText xml:space="preserve">to </w:delText>
        </w:r>
      </w:del>
      <w:r w:rsidR="00D433C9">
        <w:t>thermography (</w:t>
      </w:r>
      <w:r w:rsidR="00064470">
        <w:t>terminal imaging</w:t>
      </w:r>
      <w:r w:rsidR="00D433C9">
        <w:t>)</w:t>
      </w:r>
      <w:r w:rsidR="00064470">
        <w:t xml:space="preserve"> of plants.</w:t>
      </w:r>
      <w:r>
        <w:t xml:space="preserve"> </w:t>
      </w:r>
    </w:p>
    <w:p w14:paraId="7C590904" w14:textId="77777777" w:rsidR="00716157" w:rsidRDefault="00064470">
      <w:pPr>
        <w:rPr>
          <w:b/>
        </w:rPr>
      </w:pPr>
      <w:r w:rsidRPr="00716157">
        <w:rPr>
          <w:b/>
        </w:rPr>
        <w:t>Setup</w:t>
      </w:r>
    </w:p>
    <w:p w14:paraId="7EBBD489" w14:textId="506527F9" w:rsidR="00064470" w:rsidRDefault="00845B85">
      <w:r>
        <w:t xml:space="preserve">A FLIR E5 thermal camera </w:t>
      </w:r>
      <w:del w:id="4" w:author="Kent VanderVelden" w:date="2020-01-23T21:33:00Z">
        <w:r w:rsidDel="005076A3">
          <w:delText xml:space="preserve">was </w:delText>
        </w:r>
      </w:del>
      <w:ins w:id="5" w:author="Kent VanderVelden" w:date="2020-01-23T21:33:00Z">
        <w:r w:rsidR="005076A3">
          <w:t xml:space="preserve">is </w:t>
        </w:r>
      </w:ins>
      <w:r>
        <w:t xml:space="preserve">used to image </w:t>
      </w:r>
      <w:r w:rsidR="00064470">
        <w:t xml:space="preserve">18 soybean plants in a greenhouse. The plants </w:t>
      </w:r>
      <w:del w:id="6" w:author="Kent VanderVelden" w:date="2020-01-23T21:33:00Z">
        <w:r w:rsidR="00064470" w:rsidDel="005076A3">
          <w:delText xml:space="preserve">were </w:delText>
        </w:r>
      </w:del>
      <w:ins w:id="7" w:author="Kent VanderVelden" w:date="2020-01-23T21:33:00Z">
        <w:r w:rsidR="005076A3">
          <w:t xml:space="preserve">are </w:t>
        </w:r>
      </w:ins>
      <w:r w:rsidR="00064470">
        <w:t xml:space="preserve">then moved </w:t>
      </w:r>
      <w:del w:id="8" w:author="Kent VanderVelden" w:date="2020-01-23T21:33:00Z">
        <w:r w:rsidR="00064470" w:rsidDel="005076A3">
          <w:delText xml:space="preserve">the plants were moved </w:delText>
        </w:r>
      </w:del>
      <w:r w:rsidR="00064470">
        <w:t xml:space="preserve">to an </w:t>
      </w:r>
      <w:del w:id="9" w:author="Kent VanderVelden" w:date="2020-01-23T20:25:00Z">
        <w:r w:rsidR="00064470" w:rsidDel="009A6AB8">
          <w:delText>air conditioned</w:delText>
        </w:r>
      </w:del>
      <w:ins w:id="10" w:author="Kent VanderVelden" w:date="2020-01-23T20:25:00Z">
        <w:r w:rsidR="009A6AB8">
          <w:t>air-conditioned</w:t>
        </w:r>
      </w:ins>
      <w:r w:rsidR="00064470">
        <w:t xml:space="preserve"> head</w:t>
      </w:r>
      <w:del w:id="11" w:author="Kent VanderVelden" w:date="2020-01-23T22:10:00Z">
        <w:r w:rsidR="00F06873" w:rsidDel="0083756D">
          <w:delText>-</w:delText>
        </w:r>
      </w:del>
      <w:r w:rsidR="00064470">
        <w:t>house (~72F) and imaged three more times</w:t>
      </w:r>
      <w:ins w:id="12" w:author="Kent VanderVelden" w:date="2020-01-23T22:10:00Z">
        <w:r w:rsidR="0083756D">
          <w:t xml:space="preserve"> to monitor cooling</w:t>
        </w:r>
      </w:ins>
      <w:del w:id="13" w:author="Kent VanderVelden" w:date="2020-01-23T21:33:00Z">
        <w:r w:rsidR="00064470" w:rsidDel="005076A3">
          <w:delText xml:space="preserve">, </w:delText>
        </w:r>
      </w:del>
      <w:ins w:id="14" w:author="Kent VanderVelden" w:date="2020-01-23T21:33:00Z">
        <w:r w:rsidR="005076A3">
          <w:t xml:space="preserve">. All timepoints are about </w:t>
        </w:r>
      </w:ins>
      <w:r w:rsidR="00064470">
        <w:t xml:space="preserve">ten minutes apart. </w:t>
      </w:r>
    </w:p>
    <w:p w14:paraId="06D5962A" w14:textId="77777777" w:rsidR="00716157" w:rsidRDefault="00064470">
      <w:pPr>
        <w:rPr>
          <w:b/>
        </w:rPr>
      </w:pPr>
      <w:r w:rsidRPr="00716157">
        <w:rPr>
          <w:b/>
        </w:rPr>
        <w:t>Analysis assumptions</w:t>
      </w:r>
    </w:p>
    <w:p w14:paraId="4AEE8F9D" w14:textId="345DAC15" w:rsidR="00064470" w:rsidRDefault="00845B85">
      <w:r>
        <w:t xml:space="preserve">1) </w:t>
      </w:r>
      <w:del w:id="15" w:author="Kent VanderVelden" w:date="2020-01-23T21:54:00Z">
        <w:r w:rsidDel="00596BF4">
          <w:delText xml:space="preserve">There are </w:delText>
        </w:r>
      </w:del>
      <w:r>
        <w:t>18 plants</w:t>
      </w:r>
      <w:ins w:id="16" w:author="Kent VanderVelden" w:date="2020-01-23T21:34:00Z">
        <w:r w:rsidR="005076A3">
          <w:t xml:space="preserve"> split between two treatments: </w:t>
        </w:r>
      </w:ins>
      <w:ins w:id="17" w:author="Kent VanderVelden" w:date="2020-01-23T21:58:00Z">
        <w:r w:rsidR="00DF63A8">
          <w:t>T</w:t>
        </w:r>
      </w:ins>
      <w:ins w:id="18" w:author="Kent VanderVelden" w:date="2020-01-23T21:34:00Z">
        <w:r w:rsidR="005076A3">
          <w:t xml:space="preserve">reatment 1 = </w:t>
        </w:r>
      </w:ins>
      <w:ins w:id="19" w:author="Kent VanderVelden" w:date="2020-01-23T21:36:00Z">
        <w:r w:rsidR="005076A3">
          <w:t xml:space="preserve">sunlight </w:t>
        </w:r>
      </w:ins>
      <w:ins w:id="20" w:author="Kent VanderVelden" w:date="2020-01-23T21:54:00Z">
        <w:r w:rsidR="00596BF4">
          <w:t xml:space="preserve">and </w:t>
        </w:r>
      </w:ins>
      <w:ins w:id="21" w:author="Kent VanderVelden" w:date="2020-01-23T21:35:00Z">
        <w:r w:rsidR="005076A3">
          <w:t xml:space="preserve">artificial lights, and </w:t>
        </w:r>
      </w:ins>
      <w:ins w:id="22" w:author="Kent VanderVelden" w:date="2020-01-23T21:58:00Z">
        <w:r w:rsidR="00DF63A8">
          <w:t>T</w:t>
        </w:r>
      </w:ins>
      <w:ins w:id="23" w:author="Kent VanderVelden" w:date="2020-01-23T21:35:00Z">
        <w:r w:rsidR="005076A3">
          <w:t xml:space="preserve">reatment 2 = </w:t>
        </w:r>
      </w:ins>
      <w:ins w:id="24" w:author="Kent VanderVelden" w:date="2020-01-23T21:36:00Z">
        <w:r w:rsidR="005076A3">
          <w:t xml:space="preserve">sunlight </w:t>
        </w:r>
      </w:ins>
      <w:ins w:id="25" w:author="Kent VanderVelden" w:date="2020-01-23T21:35:00Z">
        <w:r w:rsidR="005076A3">
          <w:t>without artificial lights.</w:t>
        </w:r>
      </w:ins>
      <w:del w:id="26" w:author="Kent VanderVelden" w:date="2020-01-23T21:34:00Z">
        <w:r w:rsidDel="005076A3">
          <w:delText xml:space="preserve"> </w:delText>
        </w:r>
      </w:del>
      <w:del w:id="27" w:author="Kent VanderVelden" w:date="2020-01-23T21:35:00Z">
        <w:r w:rsidDel="005076A3">
          <w:delText xml:space="preserve">with the first nine </w:delText>
        </w:r>
        <w:r w:rsidR="001E196E" w:rsidDel="005076A3">
          <w:delText xml:space="preserve">(treatment 1) differing from </w:delText>
        </w:r>
        <w:r w:rsidDel="005076A3">
          <w:delText>second nine</w:delText>
        </w:r>
        <w:r w:rsidR="001E196E" w:rsidDel="005076A3">
          <w:delText xml:space="preserve"> (treatment 2) by presence or absence of overhead lighting</w:delText>
        </w:r>
        <w:r w:rsidR="00064470" w:rsidDel="005076A3">
          <w:delText>.</w:delText>
        </w:r>
      </w:del>
      <w:r w:rsidR="00064470">
        <w:t xml:space="preserve"> 2) </w:t>
      </w:r>
      <w:del w:id="28" w:author="Kent VanderVelden" w:date="2020-01-23T21:54:00Z">
        <w:r w:rsidR="00064470" w:rsidDel="00596BF4">
          <w:delText>The 18 p</w:delText>
        </w:r>
      </w:del>
      <w:ins w:id="29" w:author="Kent VanderVelden" w:date="2020-01-23T21:54:00Z">
        <w:r w:rsidR="00596BF4">
          <w:t>P</w:t>
        </w:r>
      </w:ins>
      <w:r w:rsidR="00064470">
        <w:t xml:space="preserve">lants </w:t>
      </w:r>
      <w:del w:id="30" w:author="Kent VanderVelden" w:date="2020-01-23T21:54:00Z">
        <w:r w:rsidR="00064470" w:rsidDel="00596BF4">
          <w:delText xml:space="preserve">were </w:delText>
        </w:r>
      </w:del>
      <w:ins w:id="31" w:author="Kent VanderVelden" w:date="2020-01-23T21:54:00Z">
        <w:r w:rsidR="00596BF4">
          <w:t xml:space="preserve">are </w:t>
        </w:r>
      </w:ins>
      <w:r w:rsidR="00064470">
        <w:t xml:space="preserve">measured in the same order during </w:t>
      </w:r>
      <w:r w:rsidR="00D433C9">
        <w:t xml:space="preserve">each of </w:t>
      </w:r>
      <w:r w:rsidR="00064470">
        <w:t xml:space="preserve">four </w:t>
      </w:r>
      <w:del w:id="32" w:author="Kent VanderVelden" w:date="2020-01-23T21:54:00Z">
        <w:r w:rsidDel="00596BF4">
          <w:delText xml:space="preserve">imaging </w:delText>
        </w:r>
        <w:r w:rsidR="00064470" w:rsidDel="00596BF4">
          <w:delText>periods</w:delText>
        </w:r>
      </w:del>
      <w:ins w:id="33" w:author="Kent VanderVelden" w:date="2020-01-23T21:54:00Z">
        <w:r w:rsidR="00596BF4">
          <w:t>timepoints</w:t>
        </w:r>
      </w:ins>
      <w:r w:rsidR="00064470">
        <w:t>.</w:t>
      </w:r>
    </w:p>
    <w:p w14:paraId="3D086961" w14:textId="77777777" w:rsidR="00716157" w:rsidRDefault="00064470">
      <w:pPr>
        <w:rPr>
          <w:b/>
        </w:rPr>
      </w:pPr>
      <w:r w:rsidRPr="00716157">
        <w:rPr>
          <w:b/>
        </w:rPr>
        <w:t>Expectation</w:t>
      </w:r>
    </w:p>
    <w:p w14:paraId="06BF84EF" w14:textId="57576F24" w:rsidR="00064470" w:rsidRDefault="00064470">
      <w:r>
        <w:t xml:space="preserve">The plants will </w:t>
      </w:r>
      <w:del w:id="34" w:author="Kent VanderVelden" w:date="2020-01-23T22:11:00Z">
        <w:r w:rsidDel="00E2507A">
          <w:delText xml:space="preserve">appear </w:delText>
        </w:r>
      </w:del>
      <w:ins w:id="35" w:author="Kent VanderVelden" w:date="2020-01-23T22:11:00Z">
        <w:r w:rsidR="00E2507A">
          <w:t xml:space="preserve">be </w:t>
        </w:r>
      </w:ins>
      <w:r>
        <w:t xml:space="preserve">warmest </w:t>
      </w:r>
      <w:del w:id="36" w:author="Kent VanderVelden" w:date="2020-01-23T22:11:00Z">
        <w:r w:rsidDel="00E2507A">
          <w:delText xml:space="preserve">while </w:delText>
        </w:r>
      </w:del>
      <w:r>
        <w:t xml:space="preserve">in the greenhouse and cool </w:t>
      </w:r>
      <w:del w:id="37" w:author="Kent VanderVelden" w:date="2020-01-23T22:11:00Z">
        <w:r w:rsidDel="00E2507A">
          <w:delText xml:space="preserve">down </w:delText>
        </w:r>
        <w:r w:rsidR="00F06873" w:rsidDel="00E2507A">
          <w:delText xml:space="preserve">while </w:delText>
        </w:r>
      </w:del>
      <w:r w:rsidR="00F06873">
        <w:t>in the head</w:t>
      </w:r>
      <w:del w:id="38" w:author="Kent VanderVelden" w:date="2020-01-23T21:36:00Z">
        <w:r w:rsidR="00F06873" w:rsidDel="005076A3">
          <w:delText>-</w:delText>
        </w:r>
      </w:del>
      <w:r>
        <w:t xml:space="preserve">house. </w:t>
      </w:r>
      <w:ins w:id="39" w:author="Kent VanderVelden" w:date="2020-01-23T21:56:00Z">
        <w:r w:rsidR="00596BF4">
          <w:t xml:space="preserve">All plants receive similar amounts of water and </w:t>
        </w:r>
      </w:ins>
      <w:del w:id="40" w:author="Kent VanderVelden" w:date="2020-01-23T21:55:00Z">
        <w:r w:rsidR="00845B85" w:rsidDel="00596BF4">
          <w:delText>There may a difference the two treatments</w:delText>
        </w:r>
        <w:r w:rsidR="00C742A8" w:rsidDel="00596BF4">
          <w:delText xml:space="preserve">, but </w:delText>
        </w:r>
      </w:del>
      <w:ins w:id="41" w:author="Kent VanderVelden" w:date="2020-01-23T21:56:00Z">
        <w:r w:rsidR="00596BF4">
          <w:t>l</w:t>
        </w:r>
      </w:ins>
      <w:ins w:id="42" w:author="Kent VanderVelden" w:date="2020-01-23T21:55:00Z">
        <w:r w:rsidR="00596BF4">
          <w:t xml:space="preserve">ittle difference is expected between the treatments. </w:t>
        </w:r>
      </w:ins>
      <w:del w:id="43" w:author="Kent VanderVelden" w:date="2020-01-23T21:55:00Z">
        <w:r w:rsidR="00C742A8" w:rsidDel="00596BF4">
          <w:delText>not likely given the treatments are similar</w:delText>
        </w:r>
        <w:r w:rsidR="00845B85" w:rsidDel="00596BF4">
          <w:delText xml:space="preserve">. </w:delText>
        </w:r>
      </w:del>
      <w:del w:id="44" w:author="Kent VanderVelden" w:date="2020-01-23T21:56:00Z">
        <w:r w:rsidDel="00596BF4">
          <w:delText xml:space="preserve">Little </w:delText>
        </w:r>
      </w:del>
      <w:ins w:id="45" w:author="Kent VanderVelden" w:date="2020-01-23T21:56:00Z">
        <w:r w:rsidR="00596BF4">
          <w:t xml:space="preserve">No </w:t>
        </w:r>
      </w:ins>
      <w:r>
        <w:t xml:space="preserve">difference is expected between the plants </w:t>
      </w:r>
      <w:r w:rsidR="00845B85">
        <w:t xml:space="preserve">within a treatment </w:t>
      </w:r>
      <w:r>
        <w:t xml:space="preserve">during </w:t>
      </w:r>
      <w:del w:id="46" w:author="Kent VanderVelden" w:date="2020-01-23T22:11:00Z">
        <w:r w:rsidDel="00E2507A">
          <w:delText xml:space="preserve">each </w:delText>
        </w:r>
      </w:del>
      <w:ins w:id="47" w:author="Kent VanderVelden" w:date="2020-01-23T22:11:00Z">
        <w:r w:rsidR="00E2507A">
          <w:t xml:space="preserve">an </w:t>
        </w:r>
      </w:ins>
      <w:r>
        <w:t xml:space="preserve">imaging </w:t>
      </w:r>
      <w:del w:id="48" w:author="Kent VanderVelden" w:date="2020-01-23T21:56:00Z">
        <w:r w:rsidDel="00596BF4">
          <w:delText>time</w:delText>
        </w:r>
      </w:del>
      <w:ins w:id="49" w:author="Kent VanderVelden" w:date="2020-01-23T21:56:00Z">
        <w:r w:rsidR="00596BF4">
          <w:t>period</w:t>
        </w:r>
      </w:ins>
      <w:r>
        <w:t xml:space="preserve">. </w:t>
      </w:r>
      <w:r w:rsidR="00845B85">
        <w:t xml:space="preserve">The </w:t>
      </w:r>
      <w:ins w:id="50" w:author="Kent VanderVelden" w:date="2020-01-23T21:57:00Z">
        <w:r w:rsidR="00596BF4">
          <w:t xml:space="preserve">measured </w:t>
        </w:r>
      </w:ins>
      <w:r w:rsidR="00845B85">
        <w:t>r</w:t>
      </w:r>
      <w:r w:rsidR="00F06873">
        <w:t xml:space="preserve">ate of cooling </w:t>
      </w:r>
      <w:del w:id="51" w:author="Kent VanderVelden" w:date="2020-01-23T21:37:00Z">
        <w:r w:rsidR="00F06873" w:rsidDel="005076A3">
          <w:delText xml:space="preserve">down </w:delText>
        </w:r>
      </w:del>
      <w:r w:rsidR="00F06873">
        <w:t>in the head</w:t>
      </w:r>
      <w:del w:id="52" w:author="Kent VanderVelden" w:date="2020-01-23T21:37:00Z">
        <w:r w:rsidR="00F06873" w:rsidDel="005076A3">
          <w:delText>-</w:delText>
        </w:r>
      </w:del>
      <w:r w:rsidR="00845B85">
        <w:t xml:space="preserve">house </w:t>
      </w:r>
      <w:del w:id="53" w:author="Kent VanderVelden" w:date="2020-01-23T21:58:00Z">
        <w:r w:rsidR="00845B85" w:rsidDel="00596BF4">
          <w:delText xml:space="preserve">may </w:delText>
        </w:r>
      </w:del>
      <w:ins w:id="54" w:author="Kent VanderVelden" w:date="2020-01-23T21:58:00Z">
        <w:r w:rsidR="00596BF4">
          <w:t xml:space="preserve">will </w:t>
        </w:r>
      </w:ins>
      <w:del w:id="55" w:author="Kent VanderVelden" w:date="2020-01-23T21:57:00Z">
        <w:r w:rsidR="00845B85" w:rsidDel="00596BF4">
          <w:delText xml:space="preserve">suggest the maximum time </w:delText>
        </w:r>
        <w:r w:rsidR="00F06873" w:rsidDel="00596BF4">
          <w:delText>the plants might be in the head-</w:delText>
        </w:r>
        <w:r w:rsidR="001E196E" w:rsidDel="00596BF4">
          <w:delText>house before a difference in groups is no longer measurable</w:delText>
        </w:r>
      </w:del>
      <w:ins w:id="56" w:author="Kent VanderVelden" w:date="2020-01-23T21:57:00Z">
        <w:r w:rsidR="00596BF4">
          <w:t xml:space="preserve">provide </w:t>
        </w:r>
      </w:ins>
      <w:ins w:id="57" w:author="Kent VanderVelden" w:date="2020-01-23T21:58:00Z">
        <w:r w:rsidR="00596BF4">
          <w:t xml:space="preserve">future </w:t>
        </w:r>
      </w:ins>
      <w:ins w:id="58" w:author="Kent VanderVelden" w:date="2020-01-23T21:57:00Z">
        <w:r w:rsidR="00596BF4">
          <w:t>protocol recommendations</w:t>
        </w:r>
      </w:ins>
      <w:r w:rsidR="001E196E">
        <w:t>.</w:t>
      </w:r>
    </w:p>
    <w:p w14:paraId="7C5B7E5E" w14:textId="77777777" w:rsidR="00716157" w:rsidRDefault="00064470">
      <w:pPr>
        <w:rPr>
          <w:b/>
        </w:rPr>
      </w:pPr>
      <w:r w:rsidRPr="00716157">
        <w:rPr>
          <w:b/>
        </w:rPr>
        <w:t>Background</w:t>
      </w:r>
    </w:p>
    <w:p w14:paraId="5D0BC92B" w14:textId="0C0C0250" w:rsidR="00716157" w:rsidRDefault="00064470">
      <w:r>
        <w:t xml:space="preserve">The FLIR E5 camera is a handheld </w:t>
      </w:r>
      <w:r w:rsidRPr="00064470">
        <w:t>thermography</w:t>
      </w:r>
      <w:r>
        <w:t xml:space="preserve"> camera for inspections of machine and buildings. The camera </w:t>
      </w:r>
      <w:del w:id="59" w:author="Kent VanderVelden" w:date="2020-01-23T22:12:00Z">
        <w:r w:rsidR="001E196E" w:rsidDel="00E2507A">
          <w:delText xml:space="preserve">contains </w:delText>
        </w:r>
        <w:r w:rsidDel="00E2507A">
          <w:delText xml:space="preserve">both a digital RGB camera and a </w:delText>
        </w:r>
        <w:r w:rsidR="00716157" w:rsidDel="00E2507A">
          <w:delText xml:space="preserve">thermal camera </w:delText>
        </w:r>
        <w:r w:rsidR="001E196E" w:rsidDel="00E2507A">
          <w:delText xml:space="preserve">and </w:delText>
        </w:r>
      </w:del>
      <w:r w:rsidR="00716157">
        <w:t>create</w:t>
      </w:r>
      <w:r w:rsidR="001E196E">
        <w:t>s</w:t>
      </w:r>
      <w:r w:rsidR="00716157">
        <w:t xml:space="preserve"> superimposed </w:t>
      </w:r>
      <w:del w:id="60" w:author="Kent VanderVelden" w:date="2020-01-23T22:12:00Z">
        <w:r w:rsidR="00716157" w:rsidDel="00E2507A">
          <w:delText>images</w:delText>
        </w:r>
      </w:del>
      <w:ins w:id="61" w:author="Kent VanderVelden" w:date="2020-01-23T22:13:00Z">
        <w:r w:rsidR="00E2507A">
          <w:t xml:space="preserve">color </w:t>
        </w:r>
      </w:ins>
      <w:ins w:id="62" w:author="Kent VanderVelden" w:date="2020-01-23T22:12:00Z">
        <w:r w:rsidR="00E2507A">
          <w:t>and thermal images</w:t>
        </w:r>
      </w:ins>
      <w:r w:rsidR="00716157">
        <w:t>. The resolution of the thermal camera is 120x90 with an accuracy of “</w:t>
      </w:r>
      <w:r w:rsidR="00716157" w:rsidRPr="00716157">
        <w:t>±2°C (±3.6°F) or ±2% of reading, for ambient temperature 10°C to 35°C (+50°F to 95°F) and object temperature above +0°C (+32°F)</w:t>
      </w:r>
      <w:r w:rsidR="001E196E">
        <w:rPr>
          <w:rStyle w:val="FootnoteReference"/>
        </w:rPr>
        <w:footnoteReference w:id="1"/>
      </w:r>
      <w:r w:rsidR="001E196E">
        <w:t xml:space="preserve">.” </w:t>
      </w:r>
      <w:del w:id="65" w:author="Kent VanderVelden" w:date="2020-01-23T22:12:00Z">
        <w:r w:rsidR="001E196E" w:rsidDel="00E2507A">
          <w:delText>Instead of a characteristic of the sensor, t</w:delText>
        </w:r>
      </w:del>
      <w:ins w:id="66" w:author="Kent VanderVelden" w:date="2020-01-23T22:12:00Z">
        <w:r w:rsidR="00E2507A">
          <w:t>T</w:t>
        </w:r>
      </w:ins>
      <w:r w:rsidR="001E196E">
        <w:t xml:space="preserve">he accuracy appears to be </w:t>
      </w:r>
      <w:r w:rsidR="001E196E" w:rsidRPr="001E196E">
        <w:t xml:space="preserve">intentionally </w:t>
      </w:r>
      <w:r w:rsidR="001E196E">
        <w:t>degraded by the manufacturer</w:t>
      </w:r>
      <w:r w:rsidR="001E196E">
        <w:rPr>
          <w:rStyle w:val="FootnoteReference"/>
        </w:rPr>
        <w:footnoteReference w:id="2"/>
      </w:r>
      <w:ins w:id="67" w:author="Kent VanderVelden" w:date="2020-01-23T22:13:00Z">
        <w:r w:rsidR="00E2507A">
          <w:t xml:space="preserve"> instead of a sensor limitation</w:t>
        </w:r>
      </w:ins>
      <w:r w:rsidR="001E196E">
        <w:t>.</w:t>
      </w:r>
    </w:p>
    <w:p w14:paraId="28315B8D" w14:textId="77777777" w:rsidR="00716157" w:rsidRPr="00716157" w:rsidRDefault="00716157">
      <w:pPr>
        <w:rPr>
          <w:b/>
        </w:rPr>
      </w:pPr>
      <w:r w:rsidRPr="00716157">
        <w:rPr>
          <w:b/>
        </w:rPr>
        <w:t>Procedure</w:t>
      </w:r>
    </w:p>
    <w:p w14:paraId="0891FD67" w14:textId="7CF85595" w:rsidR="001457BE" w:rsidRDefault="00F06873" w:rsidP="001457BE">
      <w:r>
        <w:t xml:space="preserve">Each image from the camera contains a color image, a thermal image, and metadata. </w:t>
      </w:r>
      <w:r w:rsidR="00716157">
        <w:t xml:space="preserve">For each image, the terminal image </w:t>
      </w:r>
      <w:del w:id="68" w:author="Kent VanderVelden" w:date="2020-01-23T22:06:00Z">
        <w:r w:rsidR="00716157" w:rsidDel="0083756D">
          <w:delText xml:space="preserve">was </w:delText>
        </w:r>
      </w:del>
      <w:ins w:id="69" w:author="Kent VanderVelden" w:date="2020-01-23T22:06:00Z">
        <w:r w:rsidR="0083756D">
          <w:t xml:space="preserve">is </w:t>
        </w:r>
      </w:ins>
      <w:r w:rsidR="00716157">
        <w:t xml:space="preserve">separated </w:t>
      </w:r>
      <w:del w:id="70" w:author="Kent VanderVelden" w:date="2020-01-23T22:06:00Z">
        <w:r w:rsidR="00716157" w:rsidDel="0083756D">
          <w:delText xml:space="preserve">and used </w:delText>
        </w:r>
      </w:del>
      <w:r w:rsidR="00716157">
        <w:t>to create a mask</w:t>
      </w:r>
      <w:del w:id="71" w:author="Kent VanderVelden" w:date="2020-01-23T22:07:00Z">
        <w:r w:rsidDel="0083756D">
          <w:rPr>
            <w:rStyle w:val="FootnoteReference"/>
          </w:rPr>
          <w:footnoteReference w:id="3"/>
        </w:r>
      </w:del>
      <w:r w:rsidR="00716157">
        <w:t xml:space="preserve">. </w:t>
      </w:r>
      <w:del w:id="74" w:author="Kent VanderVelden" w:date="2020-01-23T22:08:00Z">
        <w:r w:rsidR="007A34D4" w:rsidDel="0083756D">
          <w:delText xml:space="preserve"> </w:delText>
        </w:r>
      </w:del>
      <w:ins w:id="75" w:author="Kent VanderVelden" w:date="2020-01-23T22:08:00Z">
        <w:r w:rsidR="0083756D">
          <w:t>(</w:t>
        </w:r>
      </w:ins>
      <w:ins w:id="76" w:author="Kent VanderVelden" w:date="2020-01-23T22:07:00Z">
        <w:r w:rsidR="0083756D">
          <w:t xml:space="preserve">The </w:t>
        </w:r>
      </w:ins>
      <w:ins w:id="77" w:author="Kent VanderVelden" w:date="2020-01-23T22:08:00Z">
        <w:r w:rsidR="0083756D">
          <w:t xml:space="preserve">color </w:t>
        </w:r>
      </w:ins>
      <w:ins w:id="78" w:author="Kent VanderVelden" w:date="2020-01-23T22:07:00Z">
        <w:r w:rsidR="0083756D">
          <w:t>image is poorly registered with the thermal image and could not be used for segmentation.</w:t>
        </w:r>
      </w:ins>
      <w:ins w:id="79" w:author="Kent VanderVelden" w:date="2020-01-23T22:08:00Z">
        <w:r w:rsidR="0083756D">
          <w:t>)</w:t>
        </w:r>
      </w:ins>
      <w:ins w:id="80" w:author="Kent VanderVelden" w:date="2020-01-23T22:07:00Z">
        <w:r w:rsidR="0083756D">
          <w:t xml:space="preserve"> Clearly defined leaves </w:t>
        </w:r>
      </w:ins>
      <w:ins w:id="81" w:author="Kent VanderVelden" w:date="2020-01-23T22:08:00Z">
        <w:r w:rsidR="0083756D">
          <w:t xml:space="preserve">are </w:t>
        </w:r>
      </w:ins>
      <w:ins w:id="82" w:author="Kent VanderVelden" w:date="2020-01-23T22:07:00Z">
        <w:r w:rsidR="0083756D">
          <w:t xml:space="preserve">included in the mask while stems and small or distant leaves </w:t>
        </w:r>
      </w:ins>
      <w:ins w:id="83" w:author="Kent VanderVelden" w:date="2020-01-23T22:08:00Z">
        <w:r w:rsidR="0083756D">
          <w:t xml:space="preserve">are </w:t>
        </w:r>
      </w:ins>
      <w:ins w:id="84" w:author="Kent VanderVelden" w:date="2020-01-23T22:07:00Z">
        <w:r w:rsidR="0083756D">
          <w:t xml:space="preserve">generally not. </w:t>
        </w:r>
      </w:ins>
      <w:ins w:id="85" w:author="Kent VanderVelden" w:date="2020-01-23T22:05:00Z">
        <w:r w:rsidR="0083756D">
          <w:t xml:space="preserve">The mask </w:t>
        </w:r>
      </w:ins>
      <w:ins w:id="86" w:author="Kent VanderVelden" w:date="2020-01-23T22:06:00Z">
        <w:r w:rsidR="0083756D">
          <w:t xml:space="preserve">is </w:t>
        </w:r>
      </w:ins>
      <w:ins w:id="87" w:author="Kent VanderVelden" w:date="2020-01-23T22:05:00Z">
        <w:r w:rsidR="0083756D">
          <w:t xml:space="preserve">eroded to remove edge pixels that </w:t>
        </w:r>
      </w:ins>
      <w:ins w:id="88" w:author="Kent VanderVelden" w:date="2020-01-23T22:08:00Z">
        <w:r w:rsidR="0083756D">
          <w:t xml:space="preserve">likely </w:t>
        </w:r>
      </w:ins>
      <w:ins w:id="89" w:author="Kent VanderVelden" w:date="2020-01-23T22:05:00Z">
        <w:r w:rsidR="0083756D">
          <w:t xml:space="preserve">have mixed measurements of plant and soil. </w:t>
        </w:r>
      </w:ins>
      <w:r w:rsidR="007A34D4">
        <w:t xml:space="preserve">The thermal image </w:t>
      </w:r>
      <w:del w:id="90" w:author="Kent VanderVelden" w:date="2020-01-23T22:06:00Z">
        <w:r w:rsidR="007A34D4" w:rsidDel="0083756D">
          <w:delText>was then</w:delText>
        </w:r>
      </w:del>
      <w:ins w:id="91" w:author="Kent VanderVelden" w:date="2020-01-23T22:06:00Z">
        <w:r w:rsidR="0083756D">
          <w:t>is</w:t>
        </w:r>
      </w:ins>
      <w:r w:rsidR="007A34D4">
        <w:t xml:space="preserve"> converted to a </w:t>
      </w:r>
      <w:del w:id="92" w:author="Kent VanderVelden" w:date="2020-01-23T22:07:00Z">
        <w:r w:rsidR="007A34D4" w:rsidDel="0083756D">
          <w:delText xml:space="preserve">120x90 </w:delText>
        </w:r>
      </w:del>
      <w:r w:rsidR="007A34D4">
        <w:t xml:space="preserve">matrix of temperature readings and the mask used to isolate the </w:t>
      </w:r>
      <w:del w:id="93" w:author="Kent VanderVelden" w:date="2020-01-23T22:09:00Z">
        <w:r w:rsidR="007A34D4" w:rsidDel="0083756D">
          <w:delText>plant temperature readings.</w:delText>
        </w:r>
        <w:r w:rsidR="001457BE" w:rsidDel="0083756D">
          <w:delText xml:space="preserve"> </w:delText>
        </w:r>
      </w:del>
      <w:del w:id="94" w:author="Kent VanderVelden" w:date="2020-01-23T22:07:00Z">
        <w:r w:rsidR="001457BE" w:rsidDel="0083756D">
          <w:delText xml:space="preserve">Clearly defined leaves were included in the mask while stems and small or distant leaves were generally not. </w:delText>
        </w:r>
      </w:del>
      <w:del w:id="95" w:author="Kent VanderVelden" w:date="2020-01-23T22:09:00Z">
        <w:r w:rsidR="001457BE" w:rsidDel="0083756D">
          <w:delText xml:space="preserve">After masking, there are of </w:delText>
        </w:r>
      </w:del>
      <w:r w:rsidR="001457BE">
        <w:t>roughly 1</w:t>
      </w:r>
      <w:ins w:id="96" w:author="Kent VanderVelden" w:date="2020-01-23T22:09:00Z">
        <w:r w:rsidR="0083756D">
          <w:t>,</w:t>
        </w:r>
      </w:ins>
      <w:r w:rsidR="001457BE">
        <w:t xml:space="preserve">000 temperature measurements for each plant. </w:t>
      </w:r>
    </w:p>
    <w:p w14:paraId="63B30F57" w14:textId="5DF8425E" w:rsidR="00716157" w:rsidDel="0083756D" w:rsidRDefault="00716157">
      <w:pPr>
        <w:rPr>
          <w:del w:id="97" w:author="Kent VanderVelden" w:date="2020-01-23T22:09:00Z"/>
        </w:rPr>
      </w:pPr>
    </w:p>
    <w:p w14:paraId="67605BEA" w14:textId="77777777" w:rsidR="007A34D4" w:rsidRDefault="007A34D4"/>
    <w:p w14:paraId="76B2FBA4" w14:textId="7F595D23" w:rsidR="00716157" w:rsidRDefault="00436FC3">
      <w:r>
        <w:rPr>
          <w:noProof/>
        </w:rPr>
        <w:lastRenderedPageBreak/>
        <w:drawing>
          <wp:inline distT="0" distB="0" distL="0" distR="0" wp14:anchorId="04F31269" wp14:editId="7C15FDBD">
            <wp:extent cx="2514600" cy="1885950"/>
            <wp:effectExtent l="0" t="0" r="0" b="0"/>
            <wp:docPr id="12" name="Picture 12" descr="C:\Users\kent\AppData\Local\Microsoft\Windows\INetCache\Content.Word\FLI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nt\AppData\Local\Microsoft\Windows\INetCache\Content.Word\FLIR0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A804F1">
        <w:rPr>
          <w:noProof/>
        </w:rPr>
        <w:drawing>
          <wp:inline distT="0" distB="0" distL="0" distR="0" wp14:anchorId="72B43351" wp14:editId="21EC3FD4">
            <wp:extent cx="2601595" cy="1839595"/>
            <wp:effectExtent l="0" t="0" r="8255" b="8255"/>
            <wp:docPr id="18" name="Picture 1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B6CC866" w14:textId="10A91E74" w:rsidR="00716157" w:rsidRDefault="00716157">
      <w:r>
        <w:rPr>
          <w:noProof/>
        </w:rPr>
        <w:drawing>
          <wp:inline distT="0" distB="0" distL="0" distR="0" wp14:anchorId="0621ADC7" wp14:editId="55146ECD">
            <wp:extent cx="2590799" cy="1943100"/>
            <wp:effectExtent l="0" t="0" r="635" b="0"/>
            <wp:docPr id="1" name="Picture 1" descr="C:\Users\kent\AppData\Local\Microsoft\Windows\INetCache\Content.Word\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t\AppData\Local\Microsoft\Windows\INetCache\Content.Word\t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83" cy="19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4D4">
        <w:tab/>
      </w:r>
      <w:r w:rsidR="007A34D4">
        <w:tab/>
      </w:r>
      <w:r w:rsidR="00A804F1">
        <w:rPr>
          <w:noProof/>
        </w:rPr>
        <w:drawing>
          <wp:inline distT="0" distB="0" distL="0" distR="0" wp14:anchorId="0BEBA191" wp14:editId="2DF0F9BA">
            <wp:extent cx="2688590" cy="2013585"/>
            <wp:effectExtent l="0" t="0" r="0" b="0"/>
            <wp:docPr id="17" name="Picture 2" descr="FLIR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R00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DAC8" w14:textId="77777777" w:rsidR="007A34D4" w:rsidRDefault="007A34D4"/>
    <w:p w14:paraId="63E5E972" w14:textId="77777777" w:rsidR="007A34D4" w:rsidRDefault="007A34D4">
      <w:pPr>
        <w:rPr>
          <w:b/>
        </w:rPr>
      </w:pPr>
      <w:r w:rsidRPr="007A34D4">
        <w:rPr>
          <w:b/>
        </w:rPr>
        <w:t>Analysis</w:t>
      </w:r>
    </w:p>
    <w:p w14:paraId="06399C80" w14:textId="7F814D18" w:rsidR="00DC7DD6" w:rsidRDefault="00922813">
      <w:ins w:id="98" w:author="Kent VanderVelden" w:date="2020-01-23T21:13:00Z">
        <w:r>
          <w:t>The plants were first measured in the greenhouse then moved to the head</w:t>
        </w:r>
      </w:ins>
      <w:ins w:id="99" w:author="Kent VanderVelden" w:date="2020-01-23T21:14:00Z">
        <w:r>
          <w:t xml:space="preserve">house where their cooling was monitored. </w:t>
        </w:r>
      </w:ins>
      <w:r w:rsidR="00F06873">
        <w:t>T</w:t>
      </w:r>
      <w:r w:rsidR="007A34D4">
        <w:t xml:space="preserve">he time points </w:t>
      </w:r>
      <w:r w:rsidR="00F06873">
        <w:t xml:space="preserve">are called </w:t>
      </w:r>
      <w:r w:rsidR="007A34D4">
        <w:t>A</w:t>
      </w:r>
      <w:del w:id="100" w:author="Kent VanderVelden" w:date="2020-01-23T21:10:00Z">
        <w:r w:rsidR="007A34D4" w:rsidDel="00F957B2">
          <w:delText xml:space="preserve">, B, C, and </w:delText>
        </w:r>
      </w:del>
      <w:ins w:id="101" w:author="Kent VanderVelden" w:date="2020-01-23T21:10:00Z">
        <w:r w:rsidR="00F957B2">
          <w:t>-</w:t>
        </w:r>
      </w:ins>
      <w:r w:rsidR="007A34D4">
        <w:t>D</w:t>
      </w:r>
      <w:ins w:id="102" w:author="Kent VanderVelden" w:date="2020-01-23T21:13:00Z">
        <w:r>
          <w:t xml:space="preserve"> (A=greenhouse; B-D=headhouse)</w:t>
        </w:r>
      </w:ins>
      <w:del w:id="103" w:author="Kent VanderVelden" w:date="2020-01-23T21:13:00Z">
        <w:r w:rsidR="00F06873" w:rsidDel="00922813">
          <w:delText>,</w:delText>
        </w:r>
      </w:del>
      <w:r w:rsidR="00F06873">
        <w:t xml:space="preserve"> </w:t>
      </w:r>
      <w:r w:rsidR="00C742A8">
        <w:t xml:space="preserve">and </w:t>
      </w:r>
      <w:ins w:id="104" w:author="Kent VanderVelden" w:date="2020-01-23T21:59:00Z">
        <w:r w:rsidR="00DF63A8">
          <w:t xml:space="preserve">treatments are </w:t>
        </w:r>
      </w:ins>
      <w:del w:id="105" w:author="Kent VanderVelden" w:date="2020-01-23T21:59:00Z">
        <w:r w:rsidR="00C742A8" w:rsidDel="00DF63A8">
          <w:delText xml:space="preserve">the </w:delText>
        </w:r>
        <w:r w:rsidR="00F06873" w:rsidDel="00DF63A8">
          <w:delText>suffixes 1</w:delText>
        </w:r>
      </w:del>
      <w:del w:id="106" w:author="Kent VanderVelden" w:date="2020-01-23T21:10:00Z">
        <w:r w:rsidR="00F06873" w:rsidDel="00F957B2">
          <w:delText xml:space="preserve"> and </w:delText>
        </w:r>
      </w:del>
      <w:del w:id="107" w:author="Kent VanderVelden" w:date="2020-01-23T21:59:00Z">
        <w:r w:rsidR="00F06873" w:rsidDel="00DF63A8">
          <w:delText xml:space="preserve">2 </w:delText>
        </w:r>
        <w:r w:rsidR="00C742A8" w:rsidDel="00DF63A8">
          <w:delText xml:space="preserve">designate </w:delText>
        </w:r>
        <w:r w:rsidR="00F06873" w:rsidDel="00DF63A8">
          <w:delText xml:space="preserve">the </w:delText>
        </w:r>
      </w:del>
      <w:del w:id="108" w:author="Kent VanderVelden" w:date="2020-01-23T21:10:00Z">
        <w:r w:rsidR="00F06873" w:rsidDel="00F957B2">
          <w:delText xml:space="preserve">two </w:delText>
        </w:r>
      </w:del>
      <w:del w:id="109" w:author="Kent VanderVelden" w:date="2020-01-23T21:59:00Z">
        <w:r w:rsidR="00F06873" w:rsidDel="00DF63A8">
          <w:delText>treatments</w:delText>
        </w:r>
      </w:del>
      <w:ins w:id="110" w:author="Kent VanderVelden" w:date="2020-01-23T21:59:00Z">
        <w:r w:rsidR="00DF63A8">
          <w:t>called 1-2</w:t>
        </w:r>
      </w:ins>
      <w:ins w:id="111" w:author="Kent VanderVelden" w:date="2020-01-23T21:02:00Z">
        <w:r w:rsidR="008872EC">
          <w:t xml:space="preserve"> (1=</w:t>
        </w:r>
      </w:ins>
      <w:ins w:id="112" w:author="Kent VanderVelden" w:date="2020-01-23T21:43:00Z">
        <w:r w:rsidR="002E776E">
          <w:t>natural pl</w:t>
        </w:r>
      </w:ins>
      <w:ins w:id="113" w:author="Kent VanderVelden" w:date="2020-01-23T21:44:00Z">
        <w:r w:rsidR="002E776E">
          <w:t>us</w:t>
        </w:r>
      </w:ins>
      <w:ins w:id="114" w:author="Kent VanderVelden" w:date="2020-01-23T21:02:00Z">
        <w:r w:rsidR="008872EC">
          <w:t xml:space="preserve"> artificial lights; 2=</w:t>
        </w:r>
      </w:ins>
      <w:ins w:id="115" w:author="Kent VanderVelden" w:date="2020-01-23T21:44:00Z">
        <w:r w:rsidR="002E776E">
          <w:t xml:space="preserve">natural </w:t>
        </w:r>
      </w:ins>
      <w:ins w:id="116" w:author="Kent VanderVelden" w:date="2020-01-23T21:02:00Z">
        <w:r w:rsidR="008872EC">
          <w:t>light</w:t>
        </w:r>
      </w:ins>
      <w:ins w:id="117" w:author="Kent VanderVelden" w:date="2020-01-23T21:44:00Z">
        <w:r w:rsidR="002E776E">
          <w:t xml:space="preserve"> only</w:t>
        </w:r>
      </w:ins>
      <w:ins w:id="118" w:author="Kent VanderVelden" w:date="2020-01-23T21:02:00Z">
        <w:r w:rsidR="008872EC">
          <w:t>.)</w:t>
        </w:r>
      </w:ins>
      <w:del w:id="119" w:author="Kent VanderVelden" w:date="2020-01-23T21:02:00Z">
        <w:r w:rsidR="00F06873" w:rsidDel="008872EC">
          <w:delText>.</w:delText>
        </w:r>
      </w:del>
      <w:r w:rsidR="007A34D4">
        <w:t xml:space="preserve"> The </w:t>
      </w:r>
      <w:ins w:id="120" w:author="Kent VanderVelden" w:date="2020-01-23T21:06:00Z">
        <w:r w:rsidR="008872EC">
          <w:t xml:space="preserve">bar graphs show the </w:t>
        </w:r>
      </w:ins>
      <w:ins w:id="121" w:author="Kent VanderVelden" w:date="2020-01-23T21:07:00Z">
        <w:r w:rsidR="008872EC">
          <w:t xml:space="preserve">median of </w:t>
        </w:r>
      </w:ins>
      <w:ins w:id="122" w:author="Kent VanderVelden" w:date="2020-01-23T21:59:00Z">
        <w:r w:rsidR="00DF63A8">
          <w:t xml:space="preserve">the group’s </w:t>
        </w:r>
      </w:ins>
      <w:ins w:id="123" w:author="Kent VanderVelden" w:date="2020-01-23T21:07:00Z">
        <w:r w:rsidR="008872EC">
          <w:t xml:space="preserve">median plant </w:t>
        </w:r>
      </w:ins>
      <w:ins w:id="124" w:author="Kent VanderVelden" w:date="2020-01-23T21:10:00Z">
        <w:r>
          <w:t xml:space="preserve">surface </w:t>
        </w:r>
      </w:ins>
      <w:ins w:id="125" w:author="Kent VanderVelden" w:date="2020-01-23T21:07:00Z">
        <w:r w:rsidR="008872EC">
          <w:t>temperature.</w:t>
        </w:r>
      </w:ins>
      <w:del w:id="126" w:author="Kent VanderVelden" w:date="2020-01-23T21:07:00Z">
        <w:r w:rsidR="007A34D4" w:rsidDel="008872EC">
          <w:delText xml:space="preserve">left graph shows each </w:delText>
        </w:r>
        <w:r w:rsidR="00F06873" w:rsidDel="008872EC">
          <w:delText xml:space="preserve">group and treatment, while the </w:delText>
        </w:r>
        <w:r w:rsidR="007A34D4" w:rsidDel="008872EC">
          <w:delText xml:space="preserve">right graph combines </w:delText>
        </w:r>
        <w:r w:rsidR="00F06873" w:rsidDel="008872EC">
          <w:delText>the treatments and shows only the groups</w:delText>
        </w:r>
        <w:r w:rsidR="007A34D4" w:rsidDel="008872EC">
          <w:delText>.</w:delText>
        </w:r>
      </w:del>
      <w:r w:rsidR="007A34D4">
        <w:t xml:space="preserve"> </w:t>
      </w:r>
      <w:ins w:id="127" w:author="Kent VanderVelden" w:date="2020-01-23T21:11:00Z">
        <w:r>
          <w:t>Pla</w:t>
        </w:r>
        <w:bookmarkStart w:id="128" w:name="_GoBack"/>
        <w:bookmarkEnd w:id="128"/>
        <w:r>
          <w:t xml:space="preserve">nts </w:t>
        </w:r>
      </w:ins>
      <w:ins w:id="129" w:author="Kent VanderVelden" w:date="2020-01-23T21:12:00Z">
        <w:r>
          <w:t xml:space="preserve">originally </w:t>
        </w:r>
      </w:ins>
      <w:ins w:id="130" w:author="Kent VanderVelden" w:date="2020-01-23T21:11:00Z">
        <w:r>
          <w:t xml:space="preserve">under artificial lights where hotter, </w:t>
        </w:r>
      </w:ins>
      <w:ins w:id="131" w:author="Kent VanderVelden" w:date="2020-01-23T21:12:00Z">
        <w:r>
          <w:t xml:space="preserve">including </w:t>
        </w:r>
      </w:ins>
      <w:ins w:id="132" w:author="Kent VanderVelden" w:date="2020-01-23T21:11:00Z">
        <w:r>
          <w:t>after moving to the headhouse</w:t>
        </w:r>
      </w:ins>
      <w:ins w:id="133" w:author="Kent VanderVelden" w:date="2020-01-23T21:59:00Z">
        <w:r w:rsidR="00DF63A8">
          <w:t xml:space="preserve"> where they</w:t>
        </w:r>
      </w:ins>
      <w:ins w:id="134" w:author="Kent VanderVelden" w:date="2020-01-23T22:00:00Z">
        <w:r w:rsidR="00DF63A8">
          <w:t xml:space="preserve"> remained hotter</w:t>
        </w:r>
      </w:ins>
      <w:ins w:id="135" w:author="Kent VanderVelden" w:date="2020-01-23T22:14:00Z">
        <w:r w:rsidR="00E2507A">
          <w:t>.</w:t>
        </w:r>
      </w:ins>
      <w:ins w:id="136" w:author="Kent VanderVelden" w:date="2020-01-23T21:11:00Z">
        <w:r>
          <w:t xml:space="preserve"> </w:t>
        </w:r>
      </w:ins>
      <w:del w:id="137" w:author="Kent VanderVelden" w:date="2020-01-23T21:07:00Z">
        <w:r w:rsidR="00F06873" w:rsidDel="008872EC">
          <w:delText xml:space="preserve">In both graphs, the </w:delText>
        </w:r>
        <w:r w:rsidR="00845B85" w:rsidDel="008872EC">
          <w:delText>median temperatures</w:delText>
        </w:r>
        <w:r w:rsidR="00F06873" w:rsidDel="008872EC">
          <w:delText xml:space="preserve"> are plotted</w:delText>
        </w:r>
        <w:r w:rsidR="001457BE" w:rsidDel="008872EC">
          <w:delText xml:space="preserve">. </w:delText>
        </w:r>
        <w:r w:rsidR="00DC7DD6" w:rsidDel="008872EC">
          <w:delText xml:space="preserve"> </w:delText>
        </w:r>
      </w:del>
      <w:del w:id="138" w:author="Kent VanderVelden" w:date="2020-01-23T21:12:00Z">
        <w:r w:rsidR="00845B85" w:rsidDel="00922813">
          <w:delText xml:space="preserve">Comparing </w:delText>
        </w:r>
        <w:r w:rsidR="00F06873" w:rsidDel="00922813">
          <w:delText>treatments</w:delText>
        </w:r>
        <w:r w:rsidR="00845B85" w:rsidDel="00922813">
          <w:delText xml:space="preserve">, the </w:delText>
        </w:r>
      </w:del>
      <w:del w:id="139" w:author="Kent VanderVelden" w:date="2020-01-23T21:10:00Z">
        <w:r w:rsidR="00845B85" w:rsidDel="00922813">
          <w:delText xml:space="preserve">median </w:delText>
        </w:r>
      </w:del>
      <w:del w:id="140" w:author="Kent VanderVelden" w:date="2020-01-23T21:12:00Z">
        <w:r w:rsidR="00845B85" w:rsidDel="00922813">
          <w:delText xml:space="preserve">temperature of the </w:delText>
        </w:r>
        <w:r w:rsidR="00F06873" w:rsidDel="00922813">
          <w:delText xml:space="preserve">second treatment </w:delText>
        </w:r>
        <w:r w:rsidR="00845B85" w:rsidDel="00922813">
          <w:delText>plants is higher and more slowly cools in the head house</w:delText>
        </w:r>
        <w:r w:rsidR="00F06873" w:rsidDel="00922813">
          <w:delText xml:space="preserve"> then the first treatment</w:delText>
        </w:r>
        <w:r w:rsidR="00845B85" w:rsidDel="00922813">
          <w:delText xml:space="preserve">. </w:delText>
        </w:r>
      </w:del>
      <w:del w:id="141" w:author="Kent VanderVelden" w:date="2020-01-23T21:13:00Z">
        <w:r w:rsidR="00DC7DD6" w:rsidDel="00922813">
          <w:delText>While groups B-</w:delText>
        </w:r>
        <w:r w:rsidR="00845B85" w:rsidDel="00922813">
          <w:delText>D</w:delText>
        </w:r>
        <w:r w:rsidR="009E70DF" w:rsidDel="00922813">
          <w:delText xml:space="preserve"> (measured in the </w:delText>
        </w:r>
        <w:r w:rsidR="00F06873" w:rsidDel="00922813">
          <w:delText>head</w:delText>
        </w:r>
      </w:del>
      <w:del w:id="142" w:author="Kent VanderVelden" w:date="2020-01-23T21:12:00Z">
        <w:r w:rsidR="00F06873" w:rsidDel="00922813">
          <w:delText>-</w:delText>
        </w:r>
      </w:del>
      <w:del w:id="143" w:author="Kent VanderVelden" w:date="2020-01-23T21:13:00Z">
        <w:r w:rsidR="00DC7DD6" w:rsidDel="00922813">
          <w:delText>house</w:delText>
        </w:r>
        <w:r w:rsidR="009E70DF" w:rsidDel="00922813">
          <w:delText>)</w:delText>
        </w:r>
        <w:r w:rsidR="00DC7DD6" w:rsidDel="00922813">
          <w:delText xml:space="preserve"> show a cooling trend, group A</w:delText>
        </w:r>
        <w:r w:rsidR="009E70DF" w:rsidDel="00922813">
          <w:delText xml:space="preserve"> (measured in </w:delText>
        </w:r>
        <w:r w:rsidR="00DC7DD6" w:rsidDel="00922813">
          <w:delText>the greenhouse</w:delText>
        </w:r>
        <w:r w:rsidR="009E70DF" w:rsidDel="00922813">
          <w:delText>)</w:delText>
        </w:r>
        <w:r w:rsidR="00DC7DD6" w:rsidDel="00922813">
          <w:delText xml:space="preserve"> </w:delText>
        </w:r>
      </w:del>
      <w:del w:id="144" w:author="Kent VanderVelden" w:date="2020-01-23T20:48:00Z">
        <w:r w:rsidR="00DC7DD6" w:rsidDel="00A804F1">
          <w:delText>are not</w:delText>
        </w:r>
      </w:del>
      <w:del w:id="145" w:author="Kent VanderVelden" w:date="2020-01-23T21:13:00Z">
        <w:r w:rsidR="00DC7DD6" w:rsidDel="00922813">
          <w:delText xml:space="preserve"> the highest temperatures.</w:delText>
        </w:r>
      </w:del>
    </w:p>
    <w:p w14:paraId="6B35850F" w14:textId="0BD157CB" w:rsidR="007A34D4" w:rsidRDefault="00375BE8">
      <w:del w:id="146" w:author="Kent VanderVelden" w:date="2020-01-23T20:59:00Z">
        <w:r w:rsidDel="00465693">
          <w:rPr>
            <w:noProof/>
          </w:rPr>
          <w:drawing>
            <wp:inline distT="0" distB="0" distL="0" distR="0" wp14:anchorId="69A1EB26" wp14:editId="6B944999">
              <wp:extent cx="2343150" cy="1123950"/>
              <wp:effectExtent l="0" t="0" r="0" b="0"/>
              <wp:docPr id="10" name="Chart 10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1"/>
                </a:graphicData>
              </a:graphic>
            </wp:inline>
          </w:drawing>
        </w:r>
      </w:del>
      <w:ins w:id="147" w:author="Kent VanderVelden" w:date="2020-01-23T21:09:00Z">
        <w:r w:rsidR="008872EC">
          <w:rPr>
            <w:noProof/>
          </w:rPr>
          <w:drawing>
            <wp:inline distT="0" distB="0" distL="0" distR="0" wp14:anchorId="4051F6B8" wp14:editId="0866237A">
              <wp:extent cx="2579914" cy="1364343"/>
              <wp:effectExtent l="0" t="0" r="11430" b="7620"/>
              <wp:docPr id="23" name="Chart 23">
                <a:extLst xmlns:a="http://schemas.openxmlformats.org/drawingml/2006/main">
                  <a:ext uri="{FF2B5EF4-FFF2-40B4-BE49-F238E27FC236}">
                    <a16:creationId xmlns:a16="http://schemas.microsoft.com/office/drawing/2014/main" id="{D238B0F7-AE39-44DC-B0D5-7CF2CFD15B09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2"/>
                </a:graphicData>
              </a:graphic>
            </wp:inline>
          </w:drawing>
        </w:r>
      </w:ins>
      <w:r w:rsidR="007A34D4">
        <w:tab/>
      </w:r>
      <w:del w:id="148" w:author="Kent VanderVelden" w:date="2020-01-23T21:00:00Z">
        <w:r w:rsidDel="008872EC">
          <w:rPr>
            <w:noProof/>
          </w:rPr>
          <w:drawing>
            <wp:inline distT="0" distB="0" distL="0" distR="0" wp14:anchorId="05AAF980" wp14:editId="01966A6A">
              <wp:extent cx="2200275" cy="1123950"/>
              <wp:effectExtent l="0" t="0" r="9525" b="0"/>
              <wp:docPr id="11" name="Chart 11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3"/>
                </a:graphicData>
              </a:graphic>
            </wp:inline>
          </w:drawing>
        </w:r>
      </w:del>
      <w:ins w:id="149" w:author="Kent VanderVelden" w:date="2020-01-23T21:00:00Z">
        <w:r w:rsidR="008872EC" w:rsidRPr="008872EC">
          <w:rPr>
            <w:noProof/>
          </w:rPr>
          <w:t xml:space="preserve"> </w:t>
        </w:r>
      </w:ins>
      <w:ins w:id="150" w:author="Kent VanderVelden" w:date="2020-01-23T21:09:00Z">
        <w:r w:rsidR="008872EC">
          <w:rPr>
            <w:noProof/>
          </w:rPr>
          <w:drawing>
            <wp:inline distT="0" distB="0" distL="0" distR="0" wp14:anchorId="7921CFCC" wp14:editId="699BBA60">
              <wp:extent cx="2946400" cy="1367971"/>
              <wp:effectExtent l="0" t="0" r="6350" b="3810"/>
              <wp:docPr id="24" name="Chart 24">
                <a:extLst xmlns:a="http://schemas.openxmlformats.org/drawingml/2006/main">
                  <a:ext uri="{FF2B5EF4-FFF2-40B4-BE49-F238E27FC236}">
                    <a16:creationId xmlns:a16="http://schemas.microsoft.com/office/drawing/2014/main" id="{EE3D5948-32DF-44D6-A6F9-593D84563A75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4"/>
                </a:graphicData>
              </a:graphic>
            </wp:inline>
          </w:drawing>
        </w:r>
      </w:ins>
    </w:p>
    <w:p w14:paraId="44600675" w14:textId="77777777" w:rsidR="0083756D" w:rsidRDefault="0083756D">
      <w:pPr>
        <w:rPr>
          <w:ins w:id="151" w:author="Kent VanderVelden" w:date="2020-01-23T22:10:00Z"/>
        </w:rPr>
      </w:pPr>
      <w:ins w:id="152" w:author="Kent VanderVelden" w:date="2020-01-23T22:10:00Z">
        <w:r>
          <w:br w:type="page"/>
        </w:r>
      </w:ins>
    </w:p>
    <w:p w14:paraId="7F3E70E1" w14:textId="1816F920" w:rsidR="00256642" w:rsidDel="00A804F1" w:rsidRDefault="00256642">
      <w:pPr>
        <w:rPr>
          <w:del w:id="153" w:author="Kent VanderVelden" w:date="2020-01-23T20:47:00Z"/>
        </w:rPr>
      </w:pPr>
      <w:del w:id="154" w:author="Kent VanderVelden" w:date="2020-01-23T20:47:00Z">
        <w:r w:rsidDel="00A804F1">
          <w:lastRenderedPageBreak/>
          <w:br w:type="page"/>
        </w:r>
      </w:del>
    </w:p>
    <w:p w14:paraId="197D5F40" w14:textId="1DA82586" w:rsidR="00256642" w:rsidDel="00A804F1" w:rsidRDefault="00256642" w:rsidP="00256642">
      <w:pPr>
        <w:rPr>
          <w:del w:id="155" w:author="Kent VanderVelden" w:date="2020-01-23T20:45:00Z"/>
        </w:rPr>
      </w:pPr>
      <w:del w:id="156" w:author="Kent VanderVelden" w:date="2020-01-23T21:16:00Z">
        <w:r w:rsidDel="00922813">
          <w:delText xml:space="preserve">Assuming the plants were imaged in the same order at each time point, it would be expected that there would be some relative grouping and trends. However, </w:delText>
        </w:r>
        <w:r w:rsidR="00C742A8" w:rsidDel="00922813">
          <w:delText xml:space="preserve">no </w:delText>
        </w:r>
        <w:r w:rsidDel="00922813">
          <w:delText>trends are seen beyond those seen in the bar charts.</w:delText>
        </w:r>
      </w:del>
    </w:p>
    <w:p w14:paraId="79BBE94C" w14:textId="0F2D7DFE" w:rsidR="006E4A19" w:rsidDel="00A804F1" w:rsidRDefault="001457BE" w:rsidP="00F9646A">
      <w:pPr>
        <w:rPr>
          <w:del w:id="157" w:author="Kent VanderVelden" w:date="2020-01-23T20:45:00Z"/>
        </w:rPr>
      </w:pPr>
      <w:del w:id="158" w:author="Kent VanderVelden" w:date="2020-01-23T20:38:00Z">
        <w:r w:rsidDel="009A6AB8">
          <w:rPr>
            <w:noProof/>
          </w:rPr>
          <w:drawing>
            <wp:inline distT="0" distB="0" distL="0" distR="0" wp14:anchorId="2381FA8A" wp14:editId="52FF01A4">
              <wp:extent cx="5943600" cy="2476500"/>
              <wp:effectExtent l="0" t="0" r="0" b="0"/>
              <wp:docPr id="4" name="Chart 4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5"/>
                </a:graphicData>
              </a:graphic>
            </wp:inline>
          </w:drawing>
        </w:r>
      </w:del>
      <w:ins w:id="159" w:author="Kent VanderVelden" w:date="2020-01-23T21:16:00Z">
        <w:r w:rsidR="00922813">
          <w:t>Beyond plants being hotter in the greenhouse</w:t>
        </w:r>
      </w:ins>
      <w:ins w:id="160" w:author="Kent VanderVelden" w:date="2020-01-23T21:17:00Z">
        <w:r w:rsidR="00922813">
          <w:t xml:space="preserve"> and under artificial lights (an effect that’s retained after being moved to the headhouse), there’s little </w:t>
        </w:r>
      </w:ins>
      <w:ins w:id="161" w:author="Kent VanderVelden" w:date="2020-01-23T21:18:00Z">
        <w:r w:rsidR="00922813">
          <w:t>trend seen across the timepoints suggesting that the plants cool quickly</w:t>
        </w:r>
      </w:ins>
      <w:ins w:id="162" w:author="Kent VanderVelden" w:date="2020-01-23T21:44:00Z">
        <w:r w:rsidR="002E776E">
          <w:t xml:space="preserve"> within the first </w:t>
        </w:r>
      </w:ins>
      <w:ins w:id="163" w:author="Kent VanderVelden" w:date="2020-01-23T21:47:00Z">
        <w:r w:rsidR="002E776E">
          <w:t>ten</w:t>
        </w:r>
      </w:ins>
      <w:ins w:id="164" w:author="Kent VanderVelden" w:date="2020-01-23T21:44:00Z">
        <w:r w:rsidR="002E776E">
          <w:t xml:space="preserve"> minutes of entering the headhouse</w:t>
        </w:r>
      </w:ins>
      <w:ins w:id="165" w:author="Kent VanderVelden" w:date="2020-01-23T21:18:00Z">
        <w:r w:rsidR="00922813">
          <w:t>.</w:t>
        </w:r>
      </w:ins>
      <w:ins w:id="166" w:author="Kent VanderVelden" w:date="2020-01-23T21:17:00Z">
        <w:r w:rsidR="00922813" w:rsidDel="00A804F1">
          <w:t xml:space="preserve"> </w:t>
        </w:r>
      </w:ins>
      <w:ins w:id="167" w:author="Kent VanderVelden" w:date="2020-01-23T22:15:00Z">
        <w:r w:rsidR="00E2507A">
          <w:t xml:space="preserve">Is the temperature dip in D1 the result of the HVAC system? </w:t>
        </w:r>
      </w:ins>
    </w:p>
    <w:p w14:paraId="51E2C771" w14:textId="78E5E1FF" w:rsidR="00A804F1" w:rsidRDefault="001457BE" w:rsidP="00F9646A">
      <w:pPr>
        <w:rPr>
          <w:ins w:id="168" w:author="Kent VanderVelden" w:date="2020-01-23T20:45:00Z"/>
          <w:noProof/>
        </w:rPr>
      </w:pPr>
      <w:del w:id="169" w:author="Kent VanderVelden" w:date="2020-01-23T20:44:00Z">
        <w:r w:rsidDel="00A804F1">
          <w:rPr>
            <w:noProof/>
          </w:rPr>
          <w:drawing>
            <wp:inline distT="0" distB="0" distL="0" distR="0" wp14:anchorId="4AF5AF0E" wp14:editId="66DA7685">
              <wp:extent cx="5943600" cy="1838325"/>
              <wp:effectExtent l="0" t="0" r="0" b="9525"/>
              <wp:docPr id="5" name="Chart 5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6"/>
                </a:graphicData>
              </a:graphic>
            </wp:inline>
          </w:drawing>
        </w:r>
      </w:del>
    </w:p>
    <w:p w14:paraId="38F1FAA7" w14:textId="697A7367" w:rsidR="001457BE" w:rsidRDefault="00465693">
      <w:pPr>
        <w:rPr>
          <w:ins w:id="170" w:author="Kent VanderVelden" w:date="2020-01-23T20:54:00Z"/>
        </w:rPr>
      </w:pPr>
      <w:ins w:id="171" w:author="Kent VanderVelden" w:date="2020-01-23T20:54:00Z">
        <w:r>
          <w:rPr>
            <w:noProof/>
          </w:rPr>
          <w:drawing>
            <wp:inline distT="0" distB="0" distL="0" distR="0" wp14:anchorId="639EF00B" wp14:editId="3F65AB10">
              <wp:extent cx="5943600" cy="3302000"/>
              <wp:effectExtent l="0" t="0" r="0" b="12700"/>
              <wp:docPr id="19" name="Chart 19">
                <a:extLst xmlns:a="http://schemas.openxmlformats.org/drawingml/2006/main">
                  <a:ext uri="{FF2B5EF4-FFF2-40B4-BE49-F238E27FC236}">
                    <a16:creationId xmlns:a16="http://schemas.microsoft.com/office/drawing/2014/main" id="{5A3ED068-AF70-4E91-8786-C6F2FF533981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7"/>
                </a:graphicData>
              </a:graphic>
            </wp:inline>
          </w:drawing>
        </w:r>
      </w:ins>
    </w:p>
    <w:p w14:paraId="19AA25B0" w14:textId="5F472A20" w:rsidR="00465693" w:rsidDel="00E2507A" w:rsidRDefault="00465693">
      <w:pPr>
        <w:rPr>
          <w:del w:id="172" w:author="Kent VanderVelden" w:date="2020-01-23T22:15:00Z"/>
        </w:rPr>
      </w:pPr>
      <w:ins w:id="173" w:author="Kent VanderVelden" w:date="2020-01-23T20:54:00Z">
        <w:r>
          <w:rPr>
            <w:noProof/>
          </w:rPr>
          <w:drawing>
            <wp:inline distT="0" distB="0" distL="0" distR="0" wp14:anchorId="74C404E9" wp14:editId="67217DDE">
              <wp:extent cx="5943600" cy="3302000"/>
              <wp:effectExtent l="0" t="0" r="0" b="12700"/>
              <wp:docPr id="20" name="Chart 20">
                <a:extLst xmlns:a="http://schemas.openxmlformats.org/drawingml/2006/main">
                  <a:ext uri="{FF2B5EF4-FFF2-40B4-BE49-F238E27FC236}">
                    <a16:creationId xmlns:a16="http://schemas.microsoft.com/office/drawing/2014/main" id="{FC8D55F5-3EB4-428B-A727-260C073BF20C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8"/>
                </a:graphicData>
              </a:graphic>
            </wp:inline>
          </w:drawing>
        </w:r>
      </w:ins>
    </w:p>
    <w:p w14:paraId="36299DD4" w14:textId="77777777" w:rsidR="00C96584" w:rsidRDefault="00C96584"/>
    <w:p w14:paraId="75989A97" w14:textId="77777777" w:rsidR="00C96584" w:rsidRDefault="00C96584">
      <w:r>
        <w:br w:type="page"/>
      </w:r>
    </w:p>
    <w:p w14:paraId="7A6F851E" w14:textId="09323EE3" w:rsidR="00C96584" w:rsidDel="00596BF4" w:rsidRDefault="00C96584" w:rsidP="00C96584">
      <w:pPr>
        <w:rPr>
          <w:del w:id="174" w:author="Kent VanderVelden" w:date="2020-01-23T21:51:00Z"/>
        </w:rPr>
      </w:pPr>
    </w:p>
    <w:p w14:paraId="2352D041" w14:textId="1C73A589" w:rsidR="00C64A6D" w:rsidRDefault="00C96584">
      <w:r>
        <w:t xml:space="preserve">Additional information is available in the temperature distributions </w:t>
      </w:r>
      <w:r w:rsidR="00C64A6D">
        <w:t xml:space="preserve">of </w:t>
      </w:r>
      <w:r>
        <w:t xml:space="preserve">each measurement. </w:t>
      </w:r>
      <w:ins w:id="175" w:author="Kent VanderVelden" w:date="2020-01-23T21:49:00Z">
        <w:r w:rsidR="002E776E">
          <w:t xml:space="preserve">Below are three thermal images </w:t>
        </w:r>
      </w:ins>
      <w:ins w:id="176" w:author="Kent VanderVelden" w:date="2020-01-23T22:16:00Z">
        <w:r w:rsidR="00E2507A">
          <w:t xml:space="preserve">(rows) </w:t>
        </w:r>
      </w:ins>
      <w:ins w:id="177" w:author="Kent VanderVelden" w:date="2020-01-23T21:49:00Z">
        <w:r w:rsidR="002E776E">
          <w:t>that look similar</w:t>
        </w:r>
      </w:ins>
      <w:ins w:id="178" w:author="Kent VanderVelden" w:date="2020-01-23T21:51:00Z">
        <w:r w:rsidR="00596BF4">
          <w:t xml:space="preserve"> (right column)</w:t>
        </w:r>
      </w:ins>
      <w:ins w:id="179" w:author="Kent VanderVelden" w:date="2020-01-23T21:50:00Z">
        <w:r w:rsidR="00596BF4">
          <w:t xml:space="preserve">. However, </w:t>
        </w:r>
      </w:ins>
      <w:del w:id="180" w:author="Kent VanderVelden" w:date="2020-01-23T21:50:00Z">
        <w:r w:rsidR="00C64A6D" w:rsidDel="00596BF4">
          <w:delText>T</w:delText>
        </w:r>
      </w:del>
      <w:ins w:id="181" w:author="Kent VanderVelden" w:date="2020-01-23T21:50:00Z">
        <w:r w:rsidR="00596BF4">
          <w:t>t</w:t>
        </w:r>
      </w:ins>
      <w:r w:rsidR="00C64A6D">
        <w:t xml:space="preserve">he histogram of leaf temperature </w:t>
      </w:r>
      <w:ins w:id="182" w:author="Kent VanderVelden" w:date="2020-01-23T21:51:00Z">
        <w:r w:rsidR="00596BF4">
          <w:t xml:space="preserve">(left column) </w:t>
        </w:r>
      </w:ins>
      <w:del w:id="183" w:author="Kent VanderVelden" w:date="2020-01-23T21:51:00Z">
        <w:r w:rsidR="00C64A6D" w:rsidDel="00596BF4">
          <w:delText xml:space="preserve">is </w:delText>
        </w:r>
      </w:del>
      <w:ins w:id="184" w:author="Kent VanderVelden" w:date="2020-01-23T21:51:00Z">
        <w:r w:rsidR="00596BF4">
          <w:t xml:space="preserve">has </w:t>
        </w:r>
      </w:ins>
      <w:r w:rsidR="00C64A6D">
        <w:t xml:space="preserve">a more distinct signature </w:t>
      </w:r>
      <w:r>
        <w:t xml:space="preserve">than the median </w:t>
      </w:r>
      <w:r w:rsidR="00C64A6D">
        <w:t>temperature value.</w:t>
      </w:r>
    </w:p>
    <w:p w14:paraId="3B0C06EF" w14:textId="5720C4E6" w:rsidR="001457BE" w:rsidRDefault="001457BE">
      <w:pPr>
        <w:rPr>
          <w:noProof/>
        </w:rPr>
      </w:pPr>
      <w:r w:rsidRPr="001457BE">
        <w:rPr>
          <w:noProof/>
        </w:rPr>
        <w:drawing>
          <wp:inline distT="0" distB="0" distL="0" distR="0" wp14:anchorId="74D78FF3" wp14:editId="0CBA4EB9">
            <wp:extent cx="3145536" cy="23591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7BE">
        <w:rPr>
          <w:noProof/>
        </w:rPr>
        <w:t xml:space="preserve"> </w:t>
      </w:r>
      <w:r w:rsidR="009E70DF">
        <w:rPr>
          <w:noProof/>
        </w:rPr>
        <w:drawing>
          <wp:inline distT="0" distB="0" distL="0" distR="0" wp14:anchorId="626AC2FB" wp14:editId="34C704BB">
            <wp:extent cx="2231136" cy="1673352"/>
            <wp:effectExtent l="0" t="0" r="0" b="3175"/>
            <wp:docPr id="13" name="Picture 13" descr="C:\Users\kent\AppData\Local\Microsoft\Windows\INetCache\Content.Word\FLI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ent\AppData\Local\Microsoft\Windows\INetCache\Content.Word\FLIR0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36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7BE">
        <w:rPr>
          <w:noProof/>
        </w:rPr>
        <w:drawing>
          <wp:inline distT="0" distB="0" distL="0" distR="0" wp14:anchorId="520D42D7" wp14:editId="61CA01D4">
            <wp:extent cx="3145536" cy="23591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7BE">
        <w:rPr>
          <w:noProof/>
        </w:rPr>
        <w:t xml:space="preserve"> </w:t>
      </w:r>
      <w:r w:rsidR="00A804F1">
        <w:rPr>
          <w:noProof/>
        </w:rPr>
        <w:drawing>
          <wp:inline distT="0" distB="0" distL="0" distR="0" wp14:anchorId="1DB5060C" wp14:editId="2D094174">
            <wp:extent cx="2231390" cy="1654810"/>
            <wp:effectExtent l="0" t="0" r="0" b="2540"/>
            <wp:docPr id="16" name="Picture 3" descr="FLIR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R00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7BE">
        <w:rPr>
          <w:noProof/>
        </w:rPr>
        <w:drawing>
          <wp:inline distT="0" distB="0" distL="0" distR="0" wp14:anchorId="44B5C0A4" wp14:editId="0BAC3BF5">
            <wp:extent cx="3145536" cy="23591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4F1">
        <w:rPr>
          <w:noProof/>
        </w:rPr>
        <w:drawing>
          <wp:inline distT="0" distB="0" distL="0" distR="0" wp14:anchorId="6984DA74" wp14:editId="3B2E84BB">
            <wp:extent cx="2231390" cy="1665605"/>
            <wp:effectExtent l="0" t="0" r="0" b="0"/>
            <wp:docPr id="15" name="Picture 4" descr="FLIR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R00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501E" w14:textId="2548B21E" w:rsidR="002E776E" w:rsidRDefault="00596BF4">
      <w:pPr>
        <w:rPr>
          <w:ins w:id="185" w:author="Kent VanderVelden" w:date="2020-01-23T21:42:00Z"/>
          <w:noProof/>
        </w:rPr>
      </w:pPr>
      <w:ins w:id="186" w:author="Kent VanderVelden" w:date="2020-01-23T21:52:00Z">
        <w:r>
          <w:lastRenderedPageBreak/>
          <w:t xml:space="preserve">To use the additional information, </w:t>
        </w:r>
      </w:ins>
      <w:del w:id="187" w:author="Kent VanderVelden" w:date="2020-01-23T21:52:00Z">
        <w:r w:rsidR="00C64A6D" w:rsidDel="00596BF4">
          <w:delText>H</w:delText>
        </w:r>
      </w:del>
      <w:ins w:id="188" w:author="Kent VanderVelden" w:date="2020-01-23T21:52:00Z">
        <w:r>
          <w:t>h</w:t>
        </w:r>
      </w:ins>
      <w:r w:rsidR="00C96584">
        <w:t xml:space="preserve">istograms </w:t>
      </w:r>
      <w:r w:rsidR="00C64A6D">
        <w:t xml:space="preserve">of masked thermal images with </w:t>
      </w:r>
      <w:ins w:id="189" w:author="Kent VanderVelden" w:date="2020-01-23T21:21:00Z">
        <w:r w:rsidR="00681912">
          <w:t xml:space="preserve">the same </w:t>
        </w:r>
      </w:ins>
      <w:r w:rsidR="00C64A6D">
        <w:t xml:space="preserve">128 bins </w:t>
      </w:r>
      <w:r w:rsidR="00C96584">
        <w:t xml:space="preserve">were created </w:t>
      </w:r>
      <w:del w:id="190" w:author="Kent VanderVelden" w:date="2020-01-23T21:21:00Z">
        <w:r w:rsidR="00C96584" w:rsidDel="00681912">
          <w:delText xml:space="preserve">between the minimum and maximum temperatures </w:delText>
        </w:r>
      </w:del>
      <w:r w:rsidR="00C96584">
        <w:t>across all groups</w:t>
      </w:r>
      <w:r w:rsidR="00C64A6D">
        <w:t xml:space="preserve"> and treatments</w:t>
      </w:r>
      <w:r w:rsidR="00C96584">
        <w:t xml:space="preserve">. </w:t>
      </w:r>
      <w:r w:rsidR="00C64A6D">
        <w:t>A</w:t>
      </w:r>
      <w:r w:rsidR="00C96584">
        <w:t xml:space="preserve">ll pairs </w:t>
      </w:r>
      <w:r w:rsidR="00C64A6D">
        <w:t>(</w:t>
      </w:r>
      <w:del w:id="191" w:author="Kent VanderVelden" w:date="2020-01-23T22:24:00Z">
        <w:r w:rsidR="00C64A6D" w:rsidDel="00F9646A">
          <w:delText>18</w:delText>
        </w:r>
      </w:del>
      <w:ins w:id="192" w:author="Kent VanderVelden" w:date="2020-01-23T22:25:00Z">
        <w:r w:rsidR="00F9646A">
          <w:t>18</w:t>
        </w:r>
      </w:ins>
      <w:r w:rsidR="00C64A6D">
        <w:t xml:space="preserve"> plants x 4 time points) </w:t>
      </w:r>
      <w:r w:rsidR="00C96584">
        <w:t xml:space="preserve">of </w:t>
      </w:r>
      <w:r w:rsidR="00C64A6D">
        <w:t xml:space="preserve">histograms </w:t>
      </w:r>
      <w:r w:rsidR="00C96584">
        <w:t>were compared using the earth mover distance (EMD) metric to generate a 72x72 matrix</w:t>
      </w:r>
      <w:r w:rsidR="00C64A6D">
        <w:t xml:space="preserve"> summarizing distance between all pairs of histograms</w:t>
      </w:r>
      <w:r w:rsidR="00C96584">
        <w:t xml:space="preserve">. </w:t>
      </w:r>
      <w:ins w:id="193" w:author="Kent VanderVelden" w:date="2020-01-23T21:23:00Z">
        <w:r w:rsidR="00681912">
          <w:t xml:space="preserve">Dark colors represent higher similarity than bright colors. </w:t>
        </w:r>
      </w:ins>
      <w:del w:id="194" w:author="Kent VanderVelden" w:date="2020-01-23T21:22:00Z">
        <w:r w:rsidR="00C96584" w:rsidDel="00681912">
          <w:delText xml:space="preserve">Beyond one bad measurement, no clear patterns </w:delText>
        </w:r>
        <w:r w:rsidR="00C64A6D" w:rsidDel="00681912">
          <w:delText>emerge</w:delText>
        </w:r>
        <w:r w:rsidR="00C96584" w:rsidDel="00681912">
          <w:delText>.</w:delText>
        </w:r>
      </w:del>
      <w:ins w:id="195" w:author="Kent VanderVelden" w:date="2020-01-23T22:16:00Z">
        <w:r w:rsidR="00E2507A">
          <w:t>T</w:t>
        </w:r>
      </w:ins>
      <w:ins w:id="196" w:author="Kent VanderVelden" w:date="2020-01-23T21:22:00Z">
        <w:r w:rsidR="00681912">
          <w:t xml:space="preserve">imepoint </w:t>
        </w:r>
      </w:ins>
      <w:ins w:id="197" w:author="Kent VanderVelden" w:date="2020-01-23T22:16:00Z">
        <w:r w:rsidR="00E2507A">
          <w:t xml:space="preserve">A (greenhouse) </w:t>
        </w:r>
      </w:ins>
      <w:ins w:id="198" w:author="Kent VanderVelden" w:date="2020-01-23T21:22:00Z">
        <w:r w:rsidR="00681912">
          <w:t xml:space="preserve">is the </w:t>
        </w:r>
      </w:ins>
      <w:ins w:id="199" w:author="Kent VanderVelden" w:date="2020-01-23T22:04:00Z">
        <w:r w:rsidR="0083756D">
          <w:t xml:space="preserve">dark </w:t>
        </w:r>
      </w:ins>
      <w:ins w:id="200" w:author="Kent VanderVelden" w:date="2020-01-23T21:22:00Z">
        <w:r w:rsidR="00681912">
          <w:t xml:space="preserve">upper-left </w:t>
        </w:r>
      </w:ins>
      <w:ins w:id="201" w:author="Kent VanderVelden" w:date="2020-01-23T22:04:00Z">
        <w:r w:rsidR="0083756D">
          <w:t xml:space="preserve">square </w:t>
        </w:r>
      </w:ins>
      <w:ins w:id="202" w:author="Kent VanderVelden" w:date="2020-01-23T21:22:00Z">
        <w:r w:rsidR="00681912">
          <w:t xml:space="preserve">and the three headhouse timepoints are the </w:t>
        </w:r>
      </w:ins>
      <w:ins w:id="203" w:author="Kent VanderVelden" w:date="2020-01-23T22:04:00Z">
        <w:r w:rsidR="0083756D">
          <w:t xml:space="preserve">dark </w:t>
        </w:r>
      </w:ins>
      <w:ins w:id="204" w:author="Kent VanderVelden" w:date="2020-01-23T21:22:00Z">
        <w:r w:rsidR="00681912">
          <w:t xml:space="preserve">lower-right </w:t>
        </w:r>
      </w:ins>
      <w:ins w:id="205" w:author="Kent VanderVelden" w:date="2020-01-23T22:04:00Z">
        <w:r w:rsidR="0083756D">
          <w:t xml:space="preserve">larger section </w:t>
        </w:r>
      </w:ins>
      <w:ins w:id="206" w:author="Kent VanderVelden" w:date="2020-01-23T21:22:00Z">
        <w:r w:rsidR="00681912">
          <w:t xml:space="preserve">of the graph. </w:t>
        </w:r>
      </w:ins>
      <w:ins w:id="207" w:author="Kent VanderVelden" w:date="2020-01-23T21:23:00Z">
        <w:r w:rsidR="00681912">
          <w:t xml:space="preserve">Between the </w:t>
        </w:r>
      </w:ins>
      <w:ins w:id="208" w:author="Kent VanderVelden" w:date="2020-01-23T21:22:00Z">
        <w:r w:rsidR="00681912">
          <w:t>greenhou</w:t>
        </w:r>
      </w:ins>
      <w:ins w:id="209" w:author="Kent VanderVelden" w:date="2020-01-23T21:23:00Z">
        <w:r w:rsidR="00681912">
          <w:t xml:space="preserve">se and headhouse </w:t>
        </w:r>
      </w:ins>
      <w:ins w:id="210" w:author="Kent VanderVelden" w:date="2020-01-23T21:24:00Z">
        <w:r w:rsidR="00681912">
          <w:t>the greatest differences are seen. Difference between treatment can also be seen, such as in timepoint C.</w:t>
        </w:r>
      </w:ins>
    </w:p>
    <w:p w14:paraId="5772D6F0" w14:textId="57EF4E68" w:rsidR="001457BE" w:rsidRDefault="00922813">
      <w:pPr>
        <w:jc w:val="center"/>
        <w:pPrChange w:id="211" w:author="Kent VanderVelden" w:date="2020-01-23T22:24:00Z">
          <w:pPr/>
        </w:pPrChange>
      </w:pPr>
      <w:ins w:id="212" w:author="Kent VanderVelden" w:date="2020-01-23T21:20:00Z">
        <w:r>
          <w:rPr>
            <w:noProof/>
          </w:rPr>
          <w:drawing>
            <wp:inline distT="0" distB="0" distL="0" distR="0" wp14:anchorId="0191CEF2" wp14:editId="6AF8700B">
              <wp:extent cx="5540829" cy="3737264"/>
              <wp:effectExtent l="0" t="0" r="3175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8987" b="6923"/>
                      <a:stretch/>
                    </pic:blipFill>
                    <pic:spPr bwMode="auto">
                      <a:xfrm>
                        <a:off x="0" y="0"/>
                        <a:ext cx="5550214" cy="37435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del w:id="213" w:author="Kent VanderVelden" w:date="2020-01-23T21:20:00Z">
        <w:r w:rsidR="001457BE" w:rsidRPr="001457BE" w:rsidDel="00922813">
          <w:rPr>
            <w:noProof/>
          </w:rPr>
          <w:drawing>
            <wp:inline distT="0" distB="0" distL="0" distR="0" wp14:anchorId="28BD73AD" wp14:editId="0BCEBCC0">
              <wp:extent cx="5943600" cy="4450080"/>
              <wp:effectExtent l="0" t="0" r="0" b="762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50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ACA667" w14:textId="77777777" w:rsidR="006E4A19" w:rsidRDefault="006E4A19" w:rsidP="006E4A19">
      <w:pPr>
        <w:rPr>
          <w:b/>
        </w:rPr>
      </w:pPr>
      <w:r w:rsidRPr="00DC7DD6">
        <w:rPr>
          <w:b/>
        </w:rPr>
        <w:t>Conclusion</w:t>
      </w:r>
    </w:p>
    <w:p w14:paraId="5978A8DD" w14:textId="754FB2A3" w:rsidR="006E4A19" w:rsidRPr="007A34D4" w:rsidRDefault="008A50C8">
      <w:ins w:id="214" w:author="Kent VanderVelden" w:date="2020-01-23T21:28:00Z">
        <w:r>
          <w:t>The plants used in this experiment where ones available</w:t>
        </w:r>
      </w:ins>
      <w:ins w:id="215" w:author="Kent VanderVelden" w:date="2020-01-23T21:31:00Z">
        <w:r w:rsidR="005076A3">
          <w:t xml:space="preserve"> and all measurements taken with a handheld camera</w:t>
        </w:r>
      </w:ins>
      <w:ins w:id="216" w:author="Kent VanderVelden" w:date="2020-01-23T21:28:00Z">
        <w:r>
          <w:t xml:space="preserve">. </w:t>
        </w:r>
      </w:ins>
      <w:del w:id="217" w:author="Kent VanderVelden" w:date="2020-01-23T21:25:00Z">
        <w:r w:rsidR="00CE4D5F" w:rsidDel="00681912">
          <w:delText xml:space="preserve">The absence of clear </w:delText>
        </w:r>
        <w:r w:rsidR="00C742A8" w:rsidDel="00681912">
          <w:delText xml:space="preserve">distinction between treatments </w:delText>
        </w:r>
        <w:r w:rsidR="00CE4D5F" w:rsidDel="00681912">
          <w:delText xml:space="preserve">in </w:delText>
        </w:r>
        <w:r w:rsidR="00C742A8" w:rsidDel="00681912">
          <w:delText xml:space="preserve">the described </w:delText>
        </w:r>
        <w:r w:rsidR="00CE4D5F" w:rsidDel="00681912">
          <w:delText xml:space="preserve">experiment should not reflect poorly on the technology. </w:delText>
        </w:r>
      </w:del>
      <w:r w:rsidR="00CE4D5F">
        <w:t xml:space="preserve">A </w:t>
      </w:r>
      <w:del w:id="218" w:author="Kent VanderVelden" w:date="2020-01-23T21:28:00Z">
        <w:r w:rsidR="00C742A8" w:rsidDel="008A50C8">
          <w:delText xml:space="preserve">drought </w:delText>
        </w:r>
      </w:del>
      <w:ins w:id="219" w:author="Kent VanderVelden" w:date="2020-01-23T21:28:00Z">
        <w:r>
          <w:t xml:space="preserve">water gradient </w:t>
        </w:r>
      </w:ins>
      <w:r w:rsidR="00C742A8">
        <w:t xml:space="preserve">experiment </w:t>
      </w:r>
      <w:del w:id="220" w:author="Kent VanderVelden" w:date="2020-01-23T21:45:00Z">
        <w:r w:rsidR="00C742A8" w:rsidDel="002E776E">
          <w:delText xml:space="preserve">would be </w:delText>
        </w:r>
        <w:r w:rsidR="00CE4D5F" w:rsidDel="002E776E">
          <w:delText>better</w:delText>
        </w:r>
      </w:del>
      <w:ins w:id="221" w:author="Kent VanderVelden" w:date="2020-01-23T21:45:00Z">
        <w:r w:rsidR="002E776E">
          <w:t>may be more interesting</w:t>
        </w:r>
      </w:ins>
      <w:r w:rsidR="00C742A8">
        <w:t xml:space="preserve">, </w:t>
      </w:r>
      <w:r w:rsidR="00CE4D5F">
        <w:t xml:space="preserve">where </w:t>
      </w:r>
      <w:ins w:id="222" w:author="Kent VanderVelden" w:date="2020-01-23T21:29:00Z">
        <w:r>
          <w:t xml:space="preserve">differences in </w:t>
        </w:r>
      </w:ins>
      <w:r w:rsidR="007B2380">
        <w:t xml:space="preserve">leaf </w:t>
      </w:r>
      <w:r w:rsidR="00CE4D5F">
        <w:t xml:space="preserve">transpiration </w:t>
      </w:r>
      <w:ins w:id="223" w:author="Kent VanderVelden" w:date="2020-01-23T21:29:00Z">
        <w:r>
          <w:t xml:space="preserve">is expected to cause </w:t>
        </w:r>
      </w:ins>
      <w:del w:id="224" w:author="Kent VanderVelden" w:date="2020-01-23T21:28:00Z">
        <w:r w:rsidR="00CE4D5F" w:rsidDel="008A50C8">
          <w:delText xml:space="preserve">and </w:delText>
        </w:r>
        <w:r w:rsidR="0000003D" w:rsidDel="008A50C8">
          <w:delText xml:space="preserve">thus </w:delText>
        </w:r>
      </w:del>
      <w:r w:rsidR="00CE4D5F">
        <w:t xml:space="preserve">temperature </w:t>
      </w:r>
      <w:del w:id="225" w:author="Kent VanderVelden" w:date="2020-01-23T21:29:00Z">
        <w:r w:rsidR="00CE4D5F" w:rsidDel="008A50C8">
          <w:delText>is expected to differ</w:delText>
        </w:r>
      </w:del>
      <w:ins w:id="226" w:author="Kent VanderVelden" w:date="2020-01-23T21:29:00Z">
        <w:r>
          <w:t>differences</w:t>
        </w:r>
      </w:ins>
      <w:r w:rsidR="00C742A8">
        <w:t xml:space="preserve">. </w:t>
      </w:r>
      <w:ins w:id="227" w:author="Kent VanderVelden" w:date="2020-01-23T21:45:00Z">
        <w:r w:rsidR="002E776E">
          <w:t>D</w:t>
        </w:r>
      </w:ins>
      <w:ins w:id="228" w:author="Kent VanderVelden" w:date="2020-01-23T21:29:00Z">
        <w:r>
          <w:t xml:space="preserve">ifferences between the greenhouse and headhouse </w:t>
        </w:r>
      </w:ins>
      <w:ins w:id="229" w:author="Kent VanderVelden" w:date="2020-01-23T21:39:00Z">
        <w:r w:rsidR="005076A3">
          <w:t>where seen. More surprisingly</w:t>
        </w:r>
      </w:ins>
      <w:ins w:id="230" w:author="Kent VanderVelden" w:date="2020-01-23T21:45:00Z">
        <w:r w:rsidR="002E776E">
          <w:t>,</w:t>
        </w:r>
      </w:ins>
      <w:ins w:id="231" w:author="Kent VanderVelden" w:date="2020-01-23T21:39:00Z">
        <w:r w:rsidR="005076A3">
          <w:t xml:space="preserve"> </w:t>
        </w:r>
      </w:ins>
      <w:ins w:id="232" w:author="Kent VanderVelden" w:date="2020-01-23T21:45:00Z">
        <w:r w:rsidR="002E776E">
          <w:t xml:space="preserve">the </w:t>
        </w:r>
      </w:ins>
      <w:ins w:id="233" w:author="Kent VanderVelden" w:date="2020-01-23T21:39:00Z">
        <w:r w:rsidR="005076A3">
          <w:t xml:space="preserve">effect of the </w:t>
        </w:r>
      </w:ins>
      <w:ins w:id="234" w:author="Kent VanderVelden" w:date="2020-01-23T22:17:00Z">
        <w:r w:rsidR="00E2507A">
          <w:t xml:space="preserve">heat from </w:t>
        </w:r>
      </w:ins>
      <w:ins w:id="235" w:author="Kent VanderVelden" w:date="2020-01-23T21:39:00Z">
        <w:r w:rsidR="005076A3">
          <w:t>artificial light</w:t>
        </w:r>
      </w:ins>
      <w:ins w:id="236" w:author="Kent VanderVelden" w:date="2020-01-23T21:45:00Z">
        <w:r w:rsidR="002E776E">
          <w:t xml:space="preserve"> </w:t>
        </w:r>
      </w:ins>
      <w:ins w:id="237" w:author="Kent VanderVelden" w:date="2020-01-23T22:22:00Z">
        <w:r w:rsidR="005B518E">
          <w:t xml:space="preserve">(the treatment) </w:t>
        </w:r>
      </w:ins>
      <w:ins w:id="238" w:author="Kent VanderVelden" w:date="2020-01-23T21:45:00Z">
        <w:r w:rsidR="002E776E">
          <w:t>lingered</w:t>
        </w:r>
      </w:ins>
      <w:ins w:id="239" w:author="Kent VanderVelden" w:date="2020-01-23T21:39:00Z">
        <w:r w:rsidR="005076A3">
          <w:t>.</w:t>
        </w:r>
      </w:ins>
      <w:ins w:id="240" w:author="Kent VanderVelden" w:date="2020-01-23T21:40:00Z">
        <w:r w:rsidR="002E776E">
          <w:t xml:space="preserve"> </w:t>
        </w:r>
      </w:ins>
      <w:ins w:id="241" w:author="Kent VanderVelden" w:date="2020-01-23T22:21:00Z">
        <w:r w:rsidR="005B518E">
          <w:t xml:space="preserve">The expectation was </w:t>
        </w:r>
      </w:ins>
      <w:ins w:id="242" w:author="Kent VanderVelden" w:date="2020-01-23T22:00:00Z">
        <w:r w:rsidR="00DF63A8">
          <w:t xml:space="preserve">after 30 minutes </w:t>
        </w:r>
      </w:ins>
      <w:ins w:id="243" w:author="Kent VanderVelden" w:date="2020-01-23T22:21:00Z">
        <w:r w:rsidR="005B518E">
          <w:t xml:space="preserve">in the headhouse </w:t>
        </w:r>
      </w:ins>
      <w:ins w:id="244" w:author="Kent VanderVelden" w:date="2020-01-23T22:00:00Z">
        <w:r w:rsidR="00DF63A8">
          <w:t xml:space="preserve">all plants would </w:t>
        </w:r>
      </w:ins>
      <w:ins w:id="245" w:author="Kent VanderVelden" w:date="2020-01-23T22:21:00Z">
        <w:r w:rsidR="005B518E">
          <w:t>be a similar</w:t>
        </w:r>
      </w:ins>
      <w:ins w:id="246" w:author="Kent VanderVelden" w:date="2020-01-23T22:00:00Z">
        <w:r w:rsidR="00DF63A8">
          <w:t xml:space="preserve"> temperature</w:t>
        </w:r>
      </w:ins>
      <w:ins w:id="247" w:author="Kent VanderVelden" w:date="2020-01-23T22:22:00Z">
        <w:r w:rsidR="005B518E">
          <w:t xml:space="preserve"> eliminating the treatment effect</w:t>
        </w:r>
      </w:ins>
      <w:ins w:id="248" w:author="Kent VanderVelden" w:date="2020-01-23T22:00:00Z">
        <w:r w:rsidR="00DF63A8">
          <w:t xml:space="preserve">. </w:t>
        </w:r>
      </w:ins>
      <w:ins w:id="249" w:author="Kent VanderVelden" w:date="2020-01-23T22:01:00Z">
        <w:r w:rsidR="00F5435E">
          <w:t xml:space="preserve">If repeated, the headhouse HVAC should be </w:t>
        </w:r>
      </w:ins>
      <w:ins w:id="250" w:author="Kent VanderVelden" w:date="2020-01-23T22:02:00Z">
        <w:r w:rsidR="00F5435E">
          <w:t>temporarily</w:t>
        </w:r>
      </w:ins>
      <w:ins w:id="251" w:author="Kent VanderVelden" w:date="2020-01-23T22:01:00Z">
        <w:r w:rsidR="00F5435E">
          <w:t xml:space="preserve"> disabled to eliminate </w:t>
        </w:r>
      </w:ins>
      <w:ins w:id="252" w:author="Kent VanderVelden" w:date="2020-01-23T22:02:00Z">
        <w:r w:rsidR="00F5435E">
          <w:t xml:space="preserve">room inconsistencies </w:t>
        </w:r>
      </w:ins>
      <w:ins w:id="253" w:author="Kent VanderVelden" w:date="2020-01-23T22:01:00Z">
        <w:r w:rsidR="00F5435E">
          <w:t>as a</w:t>
        </w:r>
      </w:ins>
      <w:ins w:id="254" w:author="Kent VanderVelden" w:date="2020-01-23T22:22:00Z">
        <w:r w:rsidR="005B518E">
          <w:t>n</w:t>
        </w:r>
      </w:ins>
      <w:ins w:id="255" w:author="Kent VanderVelden" w:date="2020-01-23T22:01:00Z">
        <w:r w:rsidR="00F5435E">
          <w:t xml:space="preserve"> </w:t>
        </w:r>
      </w:ins>
      <w:ins w:id="256" w:author="Kent VanderVelden" w:date="2020-01-23T22:02:00Z">
        <w:r w:rsidR="00F5435E">
          <w:t xml:space="preserve">explanation. </w:t>
        </w:r>
      </w:ins>
      <w:ins w:id="257" w:author="Kent VanderVelden" w:date="2020-01-23T22:23:00Z">
        <w:r w:rsidR="005B518E">
          <w:t xml:space="preserve">Also, </w:t>
        </w:r>
      </w:ins>
      <w:ins w:id="258" w:author="Kent VanderVelden" w:date="2020-01-23T22:18:00Z">
        <w:r w:rsidR="00E2507A">
          <w:t xml:space="preserve">soil </w:t>
        </w:r>
      </w:ins>
      <w:ins w:id="259" w:author="Kent VanderVelden" w:date="2020-01-23T22:23:00Z">
        <w:r w:rsidR="005B518E">
          <w:t>temperatures should be recorded in case heat radiated from the soil is in</w:t>
        </w:r>
      </w:ins>
      <w:ins w:id="260" w:author="Kent VanderVelden" w:date="2020-01-23T22:24:00Z">
        <w:r w:rsidR="005B518E">
          <w:t>fluencing the plant measurements.</w:t>
        </w:r>
      </w:ins>
      <w:ins w:id="261" w:author="Kent VanderVelden" w:date="2020-01-23T22:23:00Z">
        <w:r w:rsidR="005B518E">
          <w:t xml:space="preserve"> </w:t>
        </w:r>
      </w:ins>
      <w:ins w:id="262" w:author="Kent VanderVelden" w:date="2020-01-23T21:40:00Z">
        <w:r w:rsidR="002E776E">
          <w:t xml:space="preserve">Most of the cooling </w:t>
        </w:r>
      </w:ins>
      <w:ins w:id="263" w:author="Kent VanderVelden" w:date="2020-01-23T21:41:00Z">
        <w:r w:rsidR="002E776E">
          <w:t>occurred in less than ten minutes after being moved to the headhouse</w:t>
        </w:r>
      </w:ins>
      <w:ins w:id="264" w:author="Kent VanderVelden" w:date="2020-01-23T21:46:00Z">
        <w:r w:rsidR="002E776E">
          <w:t xml:space="preserve">, limiting </w:t>
        </w:r>
      </w:ins>
      <w:ins w:id="265" w:author="Kent VanderVelden" w:date="2020-01-23T21:41:00Z">
        <w:r w:rsidR="002E776E">
          <w:t xml:space="preserve">time available for </w:t>
        </w:r>
      </w:ins>
      <w:ins w:id="266" w:author="Kent VanderVelden" w:date="2020-01-23T21:46:00Z">
        <w:r w:rsidR="002E776E">
          <w:t>thermography</w:t>
        </w:r>
      </w:ins>
      <w:ins w:id="267" w:author="Kent VanderVelden" w:date="2020-01-23T21:41:00Z">
        <w:r w:rsidR="002E776E">
          <w:t xml:space="preserve">. </w:t>
        </w:r>
      </w:ins>
      <w:ins w:id="268" w:author="Kent VanderVelden" w:date="2020-01-23T21:46:00Z">
        <w:r w:rsidR="002E776E">
          <w:t>Thermography</w:t>
        </w:r>
      </w:ins>
      <w:ins w:id="269" w:author="Kent VanderVelden" w:date="2020-01-23T21:41:00Z">
        <w:r w:rsidR="002E776E">
          <w:t xml:space="preserve"> may need to be </w:t>
        </w:r>
      </w:ins>
      <w:ins w:id="270" w:author="Kent VanderVelden" w:date="2020-01-23T21:47:00Z">
        <w:r w:rsidR="002E776E">
          <w:t xml:space="preserve">limited to </w:t>
        </w:r>
      </w:ins>
      <w:ins w:id="271" w:author="Kent VanderVelden" w:date="2020-01-23T21:41:00Z">
        <w:r w:rsidR="002E776E">
          <w:t>the greenhouse.</w:t>
        </w:r>
      </w:ins>
      <w:ins w:id="272" w:author="Kent VanderVelden" w:date="2020-01-23T21:26:00Z">
        <w:r w:rsidR="00FC01F4">
          <w:t xml:space="preserve"> </w:t>
        </w:r>
      </w:ins>
      <w:r w:rsidR="00CE4D5F">
        <w:t xml:space="preserve">The sensitivity of the experiment is </w:t>
      </w:r>
      <w:del w:id="273" w:author="Kent VanderVelden" w:date="2020-01-23T21:32:00Z">
        <w:r w:rsidR="00CE4D5F" w:rsidDel="005076A3">
          <w:delText xml:space="preserve">also </w:delText>
        </w:r>
      </w:del>
      <w:r w:rsidR="00CE4D5F">
        <w:t xml:space="preserve">limited by the camera accuracy. </w:t>
      </w:r>
      <w:ins w:id="274" w:author="Kent VanderVelden" w:date="2020-01-23T21:31:00Z">
        <w:r w:rsidR="005076A3">
          <w:t xml:space="preserve">Stacking images to improve signal-to-noise (SNR) may help, requiring </w:t>
        </w:r>
      </w:ins>
      <w:del w:id="275" w:author="Kent VanderVelden" w:date="2020-01-23T21:30:00Z">
        <w:r w:rsidR="00CE4D5F" w:rsidDel="008A50C8">
          <w:delText xml:space="preserve">It may be possible to reduce the camera’s noise through software modification. Alternatively, with </w:delText>
        </w:r>
      </w:del>
      <w:r w:rsidR="00CE4D5F">
        <w:t xml:space="preserve">a rig to hold the camera </w:t>
      </w:r>
      <w:r w:rsidR="00F06873">
        <w:t>rigidly while multiple images are collected</w:t>
      </w:r>
      <w:del w:id="276" w:author="Kent VanderVelden" w:date="2020-01-23T21:31:00Z">
        <w:r w:rsidR="00F06873" w:rsidDel="005076A3">
          <w:delText xml:space="preserve">, </w:delText>
        </w:r>
        <w:r w:rsidR="00CE4D5F" w:rsidDel="005076A3">
          <w:delText xml:space="preserve">the images could be </w:delText>
        </w:r>
      </w:del>
      <w:del w:id="277" w:author="Kent VanderVelden" w:date="2020-01-23T21:30:00Z">
        <w:r w:rsidR="00F06873" w:rsidDel="005076A3">
          <w:delText>s</w:delText>
        </w:r>
      </w:del>
      <w:del w:id="278" w:author="Kent VanderVelden" w:date="2020-01-23T21:31:00Z">
        <w:r w:rsidR="00F06873" w:rsidDel="005076A3">
          <w:delText>tack</w:delText>
        </w:r>
      </w:del>
      <w:del w:id="279" w:author="Kent VanderVelden" w:date="2020-01-23T21:30:00Z">
        <w:r w:rsidR="00F06873" w:rsidDel="005076A3">
          <w:delText>ed</w:delText>
        </w:r>
      </w:del>
      <w:del w:id="280" w:author="Kent VanderVelden" w:date="2020-01-23T21:31:00Z">
        <w:r w:rsidR="00F06873" w:rsidDel="005076A3">
          <w:delText xml:space="preserve"> to improve signal-to-noise (SNR)</w:delText>
        </w:r>
      </w:del>
      <w:r w:rsidR="00F06873">
        <w:t>.</w:t>
      </w:r>
    </w:p>
    <w:sectPr w:rsidR="006E4A19" w:rsidRPr="007A34D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83A56" w14:textId="77777777" w:rsidR="001962D1" w:rsidRDefault="001962D1" w:rsidP="001E196E">
      <w:pPr>
        <w:spacing w:after="0" w:line="240" w:lineRule="auto"/>
      </w:pPr>
      <w:r>
        <w:separator/>
      </w:r>
    </w:p>
  </w:endnote>
  <w:endnote w:type="continuationSeparator" w:id="0">
    <w:p w14:paraId="4ED2E7F9" w14:textId="77777777" w:rsidR="001962D1" w:rsidRDefault="001962D1" w:rsidP="001E1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11441" w14:textId="77777777" w:rsidR="00EE6C60" w:rsidRDefault="00EE6C60" w:rsidP="00EE6C60">
    <w:pPr>
      <w:pStyle w:val="Footer"/>
      <w:jc w:val="right"/>
    </w:pPr>
    <w:r>
      <w:t>Kent A. Vander Velden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A97AA8">
      <w:rPr>
        <w:noProof/>
      </w:rPr>
      <w:t>3</w:t>
    </w:r>
    <w:r>
      <w:fldChar w:fldCharType="end"/>
    </w:r>
    <w:r>
      <w:t>/</w:t>
    </w:r>
    <w:r w:rsidR="00623FB2">
      <w:fldChar w:fldCharType="begin"/>
    </w:r>
    <w:r w:rsidR="00623FB2">
      <w:instrText xml:space="preserve"> NUMPAGES   \* MERGEFORMAT </w:instrText>
    </w:r>
    <w:r w:rsidR="00623FB2">
      <w:fldChar w:fldCharType="separate"/>
    </w:r>
    <w:r w:rsidR="00A97AA8">
      <w:rPr>
        <w:noProof/>
      </w:rPr>
      <w:t>5</w:t>
    </w:r>
    <w:r w:rsidR="00623FB2">
      <w:rPr>
        <w:noProof/>
      </w:rPr>
      <w:fldChar w:fldCharType="end"/>
    </w:r>
  </w:p>
  <w:p w14:paraId="2772CDBE" w14:textId="7AFA13D6" w:rsidR="00EE6C60" w:rsidRDefault="00EE6C60">
    <w:pPr>
      <w:pStyle w:val="Footer"/>
      <w:rPr>
        <w:ins w:id="281" w:author="Kent VanderVelden" w:date="2020-01-23T21:38:00Z"/>
      </w:rPr>
    </w:pPr>
    <w:r>
      <w:t>Confluence R&amp;D, LLC</w:t>
    </w:r>
    <w:r>
      <w:tab/>
    </w:r>
    <w:r>
      <w:tab/>
    </w:r>
    <w:ins w:id="282" w:author="Kent VanderVelden" w:date="2020-01-23T21:38:00Z">
      <w:r w:rsidR="005076A3">
        <w:t xml:space="preserve">Original </w:t>
      </w:r>
    </w:ins>
    <w:ins w:id="283" w:author="Kent VanderVelden" w:date="2020-01-23T22:35:00Z">
      <w:r w:rsidR="00372732">
        <w:t>5</w:t>
      </w:r>
    </w:ins>
    <w:del w:id="284" w:author="Kent VanderVelden" w:date="2020-01-23T22:35:00Z">
      <w:r w:rsidDel="00372732">
        <w:delText>1</w:delText>
      </w:r>
    </w:del>
    <w:r>
      <w:t>/</w:t>
    </w:r>
    <w:del w:id="285" w:author="Kent VanderVelden" w:date="2020-01-23T22:35:00Z">
      <w:r w:rsidDel="00372732">
        <w:delText>22</w:delText>
      </w:r>
    </w:del>
    <w:ins w:id="286" w:author="Kent VanderVelden" w:date="2020-01-23T22:35:00Z">
      <w:r w:rsidR="00372732">
        <w:t>6</w:t>
      </w:r>
    </w:ins>
    <w:r>
      <w:t>/2018</w:t>
    </w:r>
  </w:p>
  <w:p w14:paraId="4E566068" w14:textId="38BCBEE7" w:rsidR="005076A3" w:rsidRDefault="005076A3">
    <w:pPr>
      <w:pStyle w:val="Footer"/>
    </w:pPr>
    <w:ins w:id="287" w:author="Kent VanderVelden" w:date="2020-01-23T21:38:00Z">
      <w:r>
        <w:tab/>
      </w:r>
      <w:r>
        <w:tab/>
        <w:t>Updated 1/23/2020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762F8" w14:textId="77777777" w:rsidR="001962D1" w:rsidRDefault="001962D1" w:rsidP="001E196E">
      <w:pPr>
        <w:spacing w:after="0" w:line="240" w:lineRule="auto"/>
      </w:pPr>
      <w:r>
        <w:separator/>
      </w:r>
    </w:p>
  </w:footnote>
  <w:footnote w:type="continuationSeparator" w:id="0">
    <w:p w14:paraId="4D785DAD" w14:textId="77777777" w:rsidR="001962D1" w:rsidRDefault="001962D1" w:rsidP="001E196E">
      <w:pPr>
        <w:spacing w:after="0" w:line="240" w:lineRule="auto"/>
      </w:pPr>
      <w:r>
        <w:continuationSeparator/>
      </w:r>
    </w:p>
  </w:footnote>
  <w:footnote w:id="1">
    <w:p w14:paraId="4BECCFE9" w14:textId="78D52E08" w:rsidR="001E196E" w:rsidRDefault="001E196E">
      <w:pPr>
        <w:pStyle w:val="FootnoteText"/>
      </w:pPr>
      <w:r>
        <w:rPr>
          <w:rStyle w:val="FootnoteReference"/>
        </w:rPr>
        <w:footnoteRef/>
      </w:r>
      <w:r>
        <w:t xml:space="preserve"> from the </w:t>
      </w:r>
      <w:del w:id="63" w:author="Kent VanderVelden" w:date="2020-01-23T22:26:00Z">
        <w:r w:rsidDel="006E67C7">
          <w:delText xml:space="preserve">camera </w:delText>
        </w:r>
      </w:del>
      <w:ins w:id="64" w:author="Kent VanderVelden" w:date="2020-01-23T22:26:00Z">
        <w:r w:rsidR="006E67C7">
          <w:t>FLIR E</w:t>
        </w:r>
        <w:proofErr w:type="gramStart"/>
        <w:r w:rsidR="006E67C7">
          <w:t xml:space="preserve">5  </w:t>
        </w:r>
      </w:ins>
      <w:r>
        <w:t>specifications</w:t>
      </w:r>
      <w:proofErr w:type="gramEnd"/>
    </w:p>
  </w:footnote>
  <w:footnote w:id="2">
    <w:p w14:paraId="56F0EF9D" w14:textId="77777777" w:rsidR="001E196E" w:rsidRDefault="001E196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anchor="msg342315" w:history="1">
        <w:r w:rsidRPr="00A81D66">
          <w:rPr>
            <w:rStyle w:val="Hyperlink"/>
          </w:rPr>
          <w:t>https://www.eevblog.com/forum/thermal-imaging/flir-e4-thermal-imaging-camera-teardown/msg342315/#msg342315</w:t>
        </w:r>
      </w:hyperlink>
    </w:p>
  </w:footnote>
  <w:footnote w:id="3">
    <w:p w14:paraId="74254F4C" w14:textId="77777777" w:rsidR="00F06873" w:rsidDel="0083756D" w:rsidRDefault="00F06873">
      <w:pPr>
        <w:pStyle w:val="FootnoteText"/>
        <w:rPr>
          <w:del w:id="72" w:author="Kent VanderVelden" w:date="2020-01-23T22:07:00Z"/>
        </w:rPr>
      </w:pPr>
      <w:del w:id="73" w:author="Kent VanderVelden" w:date="2020-01-23T22:07:00Z">
        <w:r w:rsidDel="0083756D">
          <w:rPr>
            <w:rStyle w:val="FootnoteReference"/>
          </w:rPr>
          <w:footnoteRef/>
        </w:r>
        <w:r w:rsidDel="0083756D">
          <w:delText xml:space="preserve"> The RGB image is poorly registered with the thermal image and could not be used for segmentation.</w:delText>
        </w:r>
      </w:del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nt VanderVelden">
    <w15:presenceInfo w15:providerId="None" w15:userId="Kent VanderVeld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trackRevision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70"/>
    <w:rsid w:val="0000003D"/>
    <w:rsid w:val="00064470"/>
    <w:rsid w:val="001457BE"/>
    <w:rsid w:val="001962D1"/>
    <w:rsid w:val="001E196E"/>
    <w:rsid w:val="00256642"/>
    <w:rsid w:val="002E776E"/>
    <w:rsid w:val="00322495"/>
    <w:rsid w:val="00347FB7"/>
    <w:rsid w:val="00372732"/>
    <w:rsid w:val="00375BE8"/>
    <w:rsid w:val="00436FC3"/>
    <w:rsid w:val="00465693"/>
    <w:rsid w:val="004B7654"/>
    <w:rsid w:val="005076A3"/>
    <w:rsid w:val="00596BF4"/>
    <w:rsid w:val="005B518E"/>
    <w:rsid w:val="00623FB2"/>
    <w:rsid w:val="00681912"/>
    <w:rsid w:val="006E4A19"/>
    <w:rsid w:val="006E67C7"/>
    <w:rsid w:val="00716157"/>
    <w:rsid w:val="007A34D4"/>
    <w:rsid w:val="007B2380"/>
    <w:rsid w:val="0083756D"/>
    <w:rsid w:val="00845B85"/>
    <w:rsid w:val="008872EC"/>
    <w:rsid w:val="008A50C8"/>
    <w:rsid w:val="00922813"/>
    <w:rsid w:val="00934DC1"/>
    <w:rsid w:val="009A6AB8"/>
    <w:rsid w:val="009E70DF"/>
    <w:rsid w:val="00A804F1"/>
    <w:rsid w:val="00A97AA8"/>
    <w:rsid w:val="00C64A6D"/>
    <w:rsid w:val="00C742A8"/>
    <w:rsid w:val="00C96584"/>
    <w:rsid w:val="00CE4D5F"/>
    <w:rsid w:val="00D433C9"/>
    <w:rsid w:val="00DC7DD6"/>
    <w:rsid w:val="00DF63A8"/>
    <w:rsid w:val="00E2507A"/>
    <w:rsid w:val="00EE6C60"/>
    <w:rsid w:val="00F06873"/>
    <w:rsid w:val="00F5435E"/>
    <w:rsid w:val="00F957B2"/>
    <w:rsid w:val="00F9646A"/>
    <w:rsid w:val="00FC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428E931"/>
  <w15:docId w15:val="{D100A1C2-90C2-4402-B701-E8B19A77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1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157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19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19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196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C60"/>
  </w:style>
  <w:style w:type="paragraph" w:styleId="Footer">
    <w:name w:val="footer"/>
    <w:basedOn w:val="Normal"/>
    <w:link w:val="FooterChar"/>
    <w:uiPriority w:val="99"/>
    <w:unhideWhenUsed/>
    <w:rsid w:val="00EE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18" Type="http://schemas.openxmlformats.org/officeDocument/2006/relationships/chart" Target="charts/chart8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chart" Target="charts/chart2.xml"/><Relationship Id="rId17" Type="http://schemas.openxmlformats.org/officeDocument/2006/relationships/chart" Target="charts/chart7.xm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chart" Target="charts/chart6.xm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chart" Target="charts/chart5.xml"/><Relationship Id="rId23" Type="http://schemas.openxmlformats.org/officeDocument/2006/relationships/image" Target="media/image9.jpeg"/><Relationship Id="rId28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4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evblog.com/forum/thermal-imaging/flir-e4-thermal-imaging-camera-teardown/msg342315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ent\Downloads\out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ent\Downloads\out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csv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\\DISKSTATION\Confluence_data\flir%20plants\stats.csv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ent\Downloads\out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ent\Downloads\out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stats!$H$2:$H$9</c:f>
              <c:strCache>
                <c:ptCount val="8"/>
                <c:pt idx="0">
                  <c:v>a1</c:v>
                </c:pt>
                <c:pt idx="1">
                  <c:v>a2</c:v>
                </c:pt>
                <c:pt idx="2">
                  <c:v>b1</c:v>
                </c:pt>
                <c:pt idx="3">
                  <c:v>b2</c:v>
                </c:pt>
                <c:pt idx="4">
                  <c:v>c1</c:v>
                </c:pt>
                <c:pt idx="5">
                  <c:v>c2</c:v>
                </c:pt>
                <c:pt idx="6">
                  <c:v>d1</c:v>
                </c:pt>
                <c:pt idx="7">
                  <c:v>d2</c:v>
                </c:pt>
              </c:strCache>
            </c:strRef>
          </c:cat>
          <c:val>
            <c:numRef>
              <c:f>stats!$I$2:$I$9</c:f>
              <c:numCache>
                <c:formatCode>General</c:formatCode>
                <c:ptCount val="8"/>
                <c:pt idx="0">
                  <c:v>81.919384017576604</c:v>
                </c:pt>
                <c:pt idx="1">
                  <c:v>87.314839072517003</c:v>
                </c:pt>
                <c:pt idx="2">
                  <c:v>84.368887518321202</c:v>
                </c:pt>
                <c:pt idx="3">
                  <c:v>86.7763997204774</c:v>
                </c:pt>
                <c:pt idx="4">
                  <c:v>82.253168492985793</c:v>
                </c:pt>
                <c:pt idx="5">
                  <c:v>87.516371046431601</c:v>
                </c:pt>
                <c:pt idx="6">
                  <c:v>81.377179293282794</c:v>
                </c:pt>
                <c:pt idx="7">
                  <c:v>81.723445800282207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BC-4BD6-8BF2-DDEE596095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2167424"/>
        <c:axId val="434614784"/>
      </c:barChart>
      <c:catAx>
        <c:axId val="4321674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34614784"/>
        <c:crosses val="autoZero"/>
        <c:auto val="1"/>
        <c:lblAlgn val="ctr"/>
        <c:lblOffset val="100"/>
        <c:noMultiLvlLbl val="0"/>
      </c:catAx>
      <c:valAx>
        <c:axId val="434614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216742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Sheet1!$P$1:$W$1</c:f>
              <c:strCache>
                <c:ptCount val="8"/>
                <c:pt idx="0">
                  <c:v>a1</c:v>
                </c:pt>
                <c:pt idx="1">
                  <c:v>a2</c:v>
                </c:pt>
                <c:pt idx="2">
                  <c:v>b1</c:v>
                </c:pt>
                <c:pt idx="3">
                  <c:v>b2</c:v>
                </c:pt>
                <c:pt idx="4">
                  <c:v>c1</c:v>
                </c:pt>
                <c:pt idx="5">
                  <c:v>c2</c:v>
                </c:pt>
                <c:pt idx="6">
                  <c:v>d1</c:v>
                </c:pt>
                <c:pt idx="7">
                  <c:v>d2</c:v>
                </c:pt>
              </c:strCache>
            </c:strRef>
          </c:cat>
          <c:val>
            <c:numRef>
              <c:f>Sheet1!$P$2:$W$2</c:f>
              <c:numCache>
                <c:formatCode>General</c:formatCode>
                <c:ptCount val="8"/>
                <c:pt idx="0">
                  <c:v>81.157195647526294</c:v>
                </c:pt>
                <c:pt idx="1">
                  <c:v>78.729428033991994</c:v>
                </c:pt>
                <c:pt idx="2">
                  <c:v>72.323985015223002</c:v>
                </c:pt>
                <c:pt idx="3">
                  <c:v>68.166660666379798</c:v>
                </c:pt>
                <c:pt idx="4">
                  <c:v>71.897881256090997</c:v>
                </c:pt>
                <c:pt idx="5">
                  <c:v>67.518488256964005</c:v>
                </c:pt>
                <c:pt idx="6">
                  <c:v>71.299660724476396</c:v>
                </c:pt>
                <c:pt idx="7">
                  <c:v>69.283002464171105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8A-420E-800F-5F1E37FE7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23844959"/>
        <c:axId val="1130466319"/>
      </c:barChart>
      <c:catAx>
        <c:axId val="13238449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600" baseline="0"/>
                  <a:t>group-treatment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466319"/>
        <c:crosses val="autoZero"/>
        <c:auto val="1"/>
        <c:lblAlgn val="ctr"/>
        <c:lblOffset val="100"/>
        <c:noMultiLvlLbl val="0"/>
      </c:catAx>
      <c:valAx>
        <c:axId val="1130466319"/>
        <c:scaling>
          <c:orientation val="minMax"/>
          <c:max val="85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600" baseline="0"/>
                  <a:t>Temperature [F]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3844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stats!$K$2:$K$5</c:f>
              <c:strCache>
                <c:ptCount val="4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</c:strCache>
            </c:strRef>
          </c:cat>
          <c:val>
            <c:numRef>
              <c:f>stats!$L$2:$L$5</c:f>
              <c:numCache>
                <c:formatCode>General</c:formatCode>
                <c:ptCount val="4"/>
                <c:pt idx="0">
                  <c:v>84.617111545046811</c:v>
                </c:pt>
                <c:pt idx="1">
                  <c:v>85.572643619399301</c:v>
                </c:pt>
                <c:pt idx="2">
                  <c:v>84.884769769708697</c:v>
                </c:pt>
                <c:pt idx="3">
                  <c:v>81.550312546782493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50-4052-BC50-FDB763150A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2167936"/>
        <c:axId val="447027968"/>
      </c:barChart>
      <c:catAx>
        <c:axId val="43216793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47027968"/>
        <c:crosses val="autoZero"/>
        <c:auto val="1"/>
        <c:lblAlgn val="ctr"/>
        <c:lblOffset val="100"/>
        <c:noMultiLvlLbl val="0"/>
      </c:catAx>
      <c:valAx>
        <c:axId val="4470279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216793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Sheet1!$Y$1:$AB$1</c:f>
              <c:strCache>
                <c:ptCount val="4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</c:strCache>
            </c:strRef>
          </c:cat>
          <c:val>
            <c:numRef>
              <c:f>Sheet1!$Y$2:$AB$2</c:f>
              <c:numCache>
                <c:formatCode>General</c:formatCode>
                <c:ptCount val="4"/>
                <c:pt idx="0">
                  <c:v>80.063820237111798</c:v>
                </c:pt>
                <c:pt idx="1">
                  <c:v>70.293934074515349</c:v>
                </c:pt>
                <c:pt idx="2">
                  <c:v>69.280926694299097</c:v>
                </c:pt>
                <c:pt idx="3">
                  <c:v>69.665921388378393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55-49A0-9712-10DD8FD103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7168079"/>
        <c:axId val="1130465487"/>
      </c:barChart>
      <c:catAx>
        <c:axId val="12371680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600"/>
                  <a:t>group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465487"/>
        <c:crosses val="autoZero"/>
        <c:auto val="1"/>
        <c:lblAlgn val="ctr"/>
        <c:lblOffset val="100"/>
        <c:noMultiLvlLbl val="0"/>
      </c:catAx>
      <c:valAx>
        <c:axId val="1130465487"/>
        <c:scaling>
          <c:orientation val="minMax"/>
          <c:max val="85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600"/>
                  <a:t>Temperature [F]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716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stats!$H$18</c:f>
              <c:strCache>
                <c:ptCount val="1"/>
                <c:pt idx="0">
                  <c:v>a1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stats!$I$18:$Q$18</c:f>
              <c:numCache>
                <c:formatCode>General</c:formatCode>
                <c:ptCount val="9"/>
                <c:pt idx="0">
                  <c:v>81.192245786638097</c:v>
                </c:pt>
                <c:pt idx="1">
                  <c:v>83.353968319496502</c:v>
                </c:pt>
                <c:pt idx="2">
                  <c:v>85.004757085991002</c:v>
                </c:pt>
                <c:pt idx="3">
                  <c:v>89.741766027887607</c:v>
                </c:pt>
                <c:pt idx="4">
                  <c:v>81.838728178142503</c:v>
                </c:pt>
                <c:pt idx="5">
                  <c:v>81.781095360016096</c:v>
                </c:pt>
                <c:pt idx="6">
                  <c:v>81.492671477090397</c:v>
                </c:pt>
                <c:pt idx="7">
                  <c:v>86.123791203108297</c:v>
                </c:pt>
                <c:pt idx="8">
                  <c:v>81.919384017576604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48-4C69-8E76-6CE80F19A5C0}"/>
            </c:ext>
          </c:extLst>
        </c:ser>
        <c:ser>
          <c:idx val="1"/>
          <c:order val="1"/>
          <c:tx>
            <c:strRef>
              <c:f>stats!$H$19</c:f>
              <c:strCache>
                <c:ptCount val="1"/>
                <c:pt idx="0">
                  <c:v>a2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stats!$I$19:$Q$19</c:f>
              <c:numCache>
                <c:formatCode>General</c:formatCode>
                <c:ptCount val="9"/>
                <c:pt idx="0">
                  <c:v>81.6080936062897</c:v>
                </c:pt>
                <c:pt idx="1">
                  <c:v>88.2535479682263</c:v>
                </c:pt>
                <c:pt idx="2">
                  <c:v>87.605874060884503</c:v>
                </c:pt>
                <c:pt idx="3">
                  <c:v>81.492671477090397</c:v>
                </c:pt>
                <c:pt idx="4">
                  <c:v>84.675729524807707</c:v>
                </c:pt>
                <c:pt idx="5">
                  <c:v>88.498657757347601</c:v>
                </c:pt>
                <c:pt idx="6">
                  <c:v>88.2535479682263</c:v>
                </c:pt>
                <c:pt idx="7">
                  <c:v>87.314839072517003</c:v>
                </c:pt>
                <c:pt idx="8">
                  <c:v>82.528962933801495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48-4C69-8E76-6CE80F19A5C0}"/>
            </c:ext>
          </c:extLst>
        </c:ser>
        <c:ser>
          <c:idx val="2"/>
          <c:order val="2"/>
          <c:tx>
            <c:strRef>
              <c:f>stats!$H$20</c:f>
              <c:strCache>
                <c:ptCount val="1"/>
                <c:pt idx="0">
                  <c:v>b1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stats!$I$20:$Q$20</c:f>
              <c:numCache>
                <c:formatCode>General</c:formatCode>
                <c:ptCount val="9"/>
                <c:pt idx="0">
                  <c:v>81.400283340155298</c:v>
                </c:pt>
                <c:pt idx="1">
                  <c:v>81.6080936062897</c:v>
                </c:pt>
                <c:pt idx="2">
                  <c:v>83.216713956256299</c:v>
                </c:pt>
                <c:pt idx="3">
                  <c:v>81.307850306992606</c:v>
                </c:pt>
                <c:pt idx="4">
                  <c:v>88.142032939820595</c:v>
                </c:pt>
                <c:pt idx="5">
                  <c:v>84.368887518321202</c:v>
                </c:pt>
                <c:pt idx="6">
                  <c:v>89.054588712784295</c:v>
                </c:pt>
                <c:pt idx="7">
                  <c:v>88.052775149575893</c:v>
                </c:pt>
                <c:pt idx="8">
                  <c:v>87.426826976154004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B48-4C69-8E76-6CE80F19A5C0}"/>
            </c:ext>
          </c:extLst>
        </c:ser>
        <c:ser>
          <c:idx val="3"/>
          <c:order val="3"/>
          <c:tx>
            <c:strRef>
              <c:f>stats!$H$21</c:f>
              <c:strCache>
                <c:ptCount val="1"/>
                <c:pt idx="0">
                  <c:v>b2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stats!$I$21:$Q$21</c:f>
              <c:numCache>
                <c:formatCode>General</c:formatCode>
                <c:ptCount val="9"/>
                <c:pt idx="0">
                  <c:v>82.184157600793796</c:v>
                </c:pt>
                <c:pt idx="1">
                  <c:v>87.918812062137505</c:v>
                </c:pt>
                <c:pt idx="2">
                  <c:v>86.7763997204774</c:v>
                </c:pt>
                <c:pt idx="3">
                  <c:v>83.742323326440101</c:v>
                </c:pt>
                <c:pt idx="4">
                  <c:v>85.220023860367505</c:v>
                </c:pt>
                <c:pt idx="5">
                  <c:v>86.753932407895803</c:v>
                </c:pt>
                <c:pt idx="6">
                  <c:v>88.754581299789294</c:v>
                </c:pt>
                <c:pt idx="7">
                  <c:v>87.762405705178907</c:v>
                </c:pt>
                <c:pt idx="8">
                  <c:v>87.985805074781894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B48-4C69-8E76-6CE80F19A5C0}"/>
            </c:ext>
          </c:extLst>
        </c:ser>
        <c:ser>
          <c:idx val="4"/>
          <c:order val="4"/>
          <c:tx>
            <c:strRef>
              <c:f>stats!$H$22</c:f>
              <c:strCache>
                <c:ptCount val="1"/>
                <c:pt idx="0">
                  <c:v>c1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stats!$I$22:$Q$22</c:f>
              <c:numCache>
                <c:formatCode>General</c:formatCode>
                <c:ptCount val="9"/>
                <c:pt idx="0">
                  <c:v>81.596554192686099</c:v>
                </c:pt>
                <c:pt idx="1">
                  <c:v>84.403005508254097</c:v>
                </c:pt>
                <c:pt idx="2">
                  <c:v>83.079361244792395</c:v>
                </c:pt>
                <c:pt idx="3">
                  <c:v>81.838728178142503</c:v>
                </c:pt>
                <c:pt idx="4">
                  <c:v>88.097409133796901</c:v>
                </c:pt>
                <c:pt idx="5">
                  <c:v>81.192245786638097</c:v>
                </c:pt>
                <c:pt idx="6">
                  <c:v>82.253168492985793</c:v>
                </c:pt>
                <c:pt idx="7">
                  <c:v>81.930903892625196</c:v>
                </c:pt>
                <c:pt idx="8">
                  <c:v>86.360333378234003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B48-4C69-8E76-6CE80F19A5C0}"/>
            </c:ext>
          </c:extLst>
        </c:ser>
        <c:ser>
          <c:idx val="5"/>
          <c:order val="5"/>
          <c:tx>
            <c:strRef>
              <c:f>stats!$H$23</c:f>
              <c:strCache>
                <c:ptCount val="1"/>
                <c:pt idx="0">
                  <c:v>c2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stats!$I$23:$Q$23</c:f>
              <c:numCache>
                <c:formatCode>General</c:formatCode>
                <c:ptCount val="9"/>
                <c:pt idx="0">
                  <c:v>85.276630116582396</c:v>
                </c:pt>
                <c:pt idx="1">
                  <c:v>87.918812062137505</c:v>
                </c:pt>
                <c:pt idx="2">
                  <c:v>88.498657757347601</c:v>
                </c:pt>
                <c:pt idx="3">
                  <c:v>83.422557320613095</c:v>
                </c:pt>
                <c:pt idx="4">
                  <c:v>87.941145616371102</c:v>
                </c:pt>
                <c:pt idx="5">
                  <c:v>85.174724531978399</c:v>
                </c:pt>
                <c:pt idx="6">
                  <c:v>87.247615455268502</c:v>
                </c:pt>
                <c:pt idx="7">
                  <c:v>87.516371046431601</c:v>
                </c:pt>
                <c:pt idx="8">
                  <c:v>87.740051718965802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B48-4C69-8E76-6CE80F19A5C0}"/>
            </c:ext>
          </c:extLst>
        </c:ser>
        <c:ser>
          <c:idx val="6"/>
          <c:order val="6"/>
          <c:tx>
            <c:strRef>
              <c:f>stats!$H$24</c:f>
              <c:strCache>
                <c:ptCount val="1"/>
                <c:pt idx="0">
                  <c:v>d1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stats!$I$24:$Q$24</c:f>
              <c:numCache>
                <c:formatCode>General</c:formatCode>
                <c:ptCount val="9"/>
                <c:pt idx="0">
                  <c:v>81.261616935137795</c:v>
                </c:pt>
                <c:pt idx="1">
                  <c:v>81.538848728629205</c:v>
                </c:pt>
                <c:pt idx="2">
                  <c:v>81.838728178142503</c:v>
                </c:pt>
                <c:pt idx="3">
                  <c:v>81.377179293282794</c:v>
                </c:pt>
                <c:pt idx="4">
                  <c:v>87.270025902553002</c:v>
                </c:pt>
                <c:pt idx="5">
                  <c:v>80.914507612434306</c:v>
                </c:pt>
                <c:pt idx="6">
                  <c:v>80.891344416959598</c:v>
                </c:pt>
                <c:pt idx="7">
                  <c:v>88.364999525951305</c:v>
                </c:pt>
                <c:pt idx="8">
                  <c:v>80.752305838261904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B48-4C69-8E76-6CE80F19A5C0}"/>
            </c:ext>
          </c:extLst>
        </c:ser>
        <c:ser>
          <c:idx val="7"/>
          <c:order val="7"/>
          <c:tx>
            <c:strRef>
              <c:f>stats!$H$25</c:f>
              <c:strCache>
                <c:ptCount val="1"/>
                <c:pt idx="0">
                  <c:v>d2</c:v>
                </c:pt>
              </c:strCache>
            </c:strRef>
          </c:tx>
          <c:cat>
            <c:numRef>
              <c:f>stats!$I$17:$Q$17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stats!$I$25:$Q$25</c:f>
              <c:numCache>
                <c:formatCode>General</c:formatCode>
                <c:ptCount val="9"/>
                <c:pt idx="0">
                  <c:v>87.985805074781894</c:v>
                </c:pt>
                <c:pt idx="1">
                  <c:v>83.102260201530299</c:v>
                </c:pt>
                <c:pt idx="2">
                  <c:v>88.1197223086739</c:v>
                </c:pt>
                <c:pt idx="3">
                  <c:v>81.723445800282207</c:v>
                </c:pt>
                <c:pt idx="4">
                  <c:v>88.2312500434643</c:v>
                </c:pt>
                <c:pt idx="5">
                  <c:v>81.169116442430195</c:v>
                </c:pt>
                <c:pt idx="6">
                  <c:v>80.937667981647607</c:v>
                </c:pt>
                <c:pt idx="7">
                  <c:v>81.007132141411503</c:v>
                </c:pt>
                <c:pt idx="8">
                  <c:v>80.995556193289502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FB48-4C69-8E76-6CE80F19A5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6898688"/>
        <c:axId val="449078400"/>
      </c:lineChart>
      <c:catAx>
        <c:axId val="4468986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49078400"/>
        <c:crosses val="autoZero"/>
        <c:auto val="1"/>
        <c:lblAlgn val="ctr"/>
        <c:lblOffset val="100"/>
        <c:noMultiLvlLbl val="0"/>
      </c:catAx>
      <c:valAx>
        <c:axId val="4490784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468986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stats!$H$28</c:f>
              <c:strCache>
                <c:ptCount val="1"/>
                <c:pt idx="0">
                  <c:v>a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stats!$I$28:$Z$28</c:f>
              <c:numCache>
                <c:formatCode>General</c:formatCode>
                <c:ptCount val="18"/>
                <c:pt idx="0">
                  <c:v>81.192245786638097</c:v>
                </c:pt>
                <c:pt idx="1">
                  <c:v>83.353968319496502</c:v>
                </c:pt>
                <c:pt idx="2">
                  <c:v>85.004757085991002</c:v>
                </c:pt>
                <c:pt idx="3">
                  <c:v>89.741766027887607</c:v>
                </c:pt>
                <c:pt idx="4">
                  <c:v>81.838728178142503</c:v>
                </c:pt>
                <c:pt idx="5">
                  <c:v>81.781095360016096</c:v>
                </c:pt>
                <c:pt idx="6">
                  <c:v>81.492671477090397</c:v>
                </c:pt>
                <c:pt idx="7">
                  <c:v>86.123791203108297</c:v>
                </c:pt>
                <c:pt idx="8">
                  <c:v>81.919384017576604</c:v>
                </c:pt>
                <c:pt idx="9">
                  <c:v>81.6080936062897</c:v>
                </c:pt>
                <c:pt idx="10">
                  <c:v>88.2535479682263</c:v>
                </c:pt>
                <c:pt idx="11">
                  <c:v>87.605874060884503</c:v>
                </c:pt>
                <c:pt idx="12">
                  <c:v>81.492671477090397</c:v>
                </c:pt>
                <c:pt idx="13">
                  <c:v>84.675729524807707</c:v>
                </c:pt>
                <c:pt idx="14">
                  <c:v>88.498657757347601</c:v>
                </c:pt>
                <c:pt idx="15">
                  <c:v>88.2535479682263</c:v>
                </c:pt>
                <c:pt idx="16">
                  <c:v>87.314839072517003</c:v>
                </c:pt>
                <c:pt idx="17">
                  <c:v>82.528962933801495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46-4555-8E13-CB16E9026AF7}"/>
            </c:ext>
          </c:extLst>
        </c:ser>
        <c:ser>
          <c:idx val="1"/>
          <c:order val="1"/>
          <c:tx>
            <c:strRef>
              <c:f>stats!$H$29</c:f>
              <c:strCache>
                <c:ptCount val="1"/>
                <c:pt idx="0">
                  <c:v>b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stats!$I$29:$Z$29</c:f>
              <c:numCache>
                <c:formatCode>General</c:formatCode>
                <c:ptCount val="18"/>
                <c:pt idx="0">
                  <c:v>81.400283340155298</c:v>
                </c:pt>
                <c:pt idx="1">
                  <c:v>81.6080936062897</c:v>
                </c:pt>
                <c:pt idx="2">
                  <c:v>83.216713956256299</c:v>
                </c:pt>
                <c:pt idx="3">
                  <c:v>81.307850306992606</c:v>
                </c:pt>
                <c:pt idx="4">
                  <c:v>88.142032939820595</c:v>
                </c:pt>
                <c:pt idx="5">
                  <c:v>84.368887518321202</c:v>
                </c:pt>
                <c:pt idx="6">
                  <c:v>89.054588712784295</c:v>
                </c:pt>
                <c:pt idx="7">
                  <c:v>88.052775149575893</c:v>
                </c:pt>
                <c:pt idx="8">
                  <c:v>87.426826976154004</c:v>
                </c:pt>
                <c:pt idx="9">
                  <c:v>82.184157600793796</c:v>
                </c:pt>
                <c:pt idx="10">
                  <c:v>87.918812062137505</c:v>
                </c:pt>
                <c:pt idx="11">
                  <c:v>86.7763997204774</c:v>
                </c:pt>
                <c:pt idx="12">
                  <c:v>83.742323326440101</c:v>
                </c:pt>
                <c:pt idx="13">
                  <c:v>85.220023860367505</c:v>
                </c:pt>
                <c:pt idx="14">
                  <c:v>86.753932407895803</c:v>
                </c:pt>
                <c:pt idx="15">
                  <c:v>88.754581299789294</c:v>
                </c:pt>
                <c:pt idx="16">
                  <c:v>87.762405705178907</c:v>
                </c:pt>
                <c:pt idx="17">
                  <c:v>87.985805074781894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46-4555-8E13-CB16E9026AF7}"/>
            </c:ext>
          </c:extLst>
        </c:ser>
        <c:ser>
          <c:idx val="2"/>
          <c:order val="2"/>
          <c:tx>
            <c:strRef>
              <c:f>stats!$H$30</c:f>
              <c:strCache>
                <c:ptCount val="1"/>
                <c:pt idx="0">
                  <c:v>c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stats!$I$30:$Z$30</c:f>
              <c:numCache>
                <c:formatCode>General</c:formatCode>
                <c:ptCount val="18"/>
                <c:pt idx="0">
                  <c:v>81.596554192686099</c:v>
                </c:pt>
                <c:pt idx="1">
                  <c:v>84.403005508254097</c:v>
                </c:pt>
                <c:pt idx="2">
                  <c:v>83.079361244792395</c:v>
                </c:pt>
                <c:pt idx="3">
                  <c:v>81.838728178142503</c:v>
                </c:pt>
                <c:pt idx="4">
                  <c:v>88.097409133796901</c:v>
                </c:pt>
                <c:pt idx="5">
                  <c:v>81.192245786638097</c:v>
                </c:pt>
                <c:pt idx="6">
                  <c:v>82.253168492985793</c:v>
                </c:pt>
                <c:pt idx="7">
                  <c:v>81.930903892625196</c:v>
                </c:pt>
                <c:pt idx="8">
                  <c:v>86.360333378234003</c:v>
                </c:pt>
                <c:pt idx="9">
                  <c:v>85.276630116582396</c:v>
                </c:pt>
                <c:pt idx="10">
                  <c:v>87.918812062137505</c:v>
                </c:pt>
                <c:pt idx="11">
                  <c:v>88.498657757347601</c:v>
                </c:pt>
                <c:pt idx="12">
                  <c:v>83.422557320613095</c:v>
                </c:pt>
                <c:pt idx="13">
                  <c:v>87.941145616371102</c:v>
                </c:pt>
                <c:pt idx="14">
                  <c:v>85.174724531978399</c:v>
                </c:pt>
                <c:pt idx="15">
                  <c:v>87.247615455268502</c:v>
                </c:pt>
                <c:pt idx="16">
                  <c:v>87.516371046431601</c:v>
                </c:pt>
                <c:pt idx="17">
                  <c:v>87.740051718965802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946-4555-8E13-CB16E9026AF7}"/>
            </c:ext>
          </c:extLst>
        </c:ser>
        <c:ser>
          <c:idx val="3"/>
          <c:order val="3"/>
          <c:tx>
            <c:strRef>
              <c:f>stats!$H$31</c:f>
              <c:strCache>
                <c:ptCount val="1"/>
                <c:pt idx="0">
                  <c:v>d</c:v>
                </c:pt>
              </c:strCache>
            </c:strRef>
          </c:tx>
          <c:cat>
            <c:numRef>
              <c:f>stats!$I$27:$Z$27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7</c:v>
                </c:pt>
                <c:pt idx="16">
                  <c:v>8</c:v>
                </c:pt>
                <c:pt idx="17">
                  <c:v>9</c:v>
                </c:pt>
              </c:numCache>
            </c:numRef>
          </c:cat>
          <c:val>
            <c:numRef>
              <c:f>stats!$I$31:$Z$31</c:f>
              <c:numCache>
                <c:formatCode>General</c:formatCode>
                <c:ptCount val="18"/>
                <c:pt idx="0">
                  <c:v>81.261616935137795</c:v>
                </c:pt>
                <c:pt idx="1">
                  <c:v>81.538848728629205</c:v>
                </c:pt>
                <c:pt idx="2">
                  <c:v>81.838728178142503</c:v>
                </c:pt>
                <c:pt idx="3">
                  <c:v>81.377179293282794</c:v>
                </c:pt>
                <c:pt idx="4">
                  <c:v>87.270025902553002</c:v>
                </c:pt>
                <c:pt idx="5">
                  <c:v>80.914507612434306</c:v>
                </c:pt>
                <c:pt idx="6">
                  <c:v>80.891344416959598</c:v>
                </c:pt>
                <c:pt idx="7">
                  <c:v>88.364999525951305</c:v>
                </c:pt>
                <c:pt idx="8">
                  <c:v>80.752305838261904</c:v>
                </c:pt>
                <c:pt idx="9">
                  <c:v>87.985805074781894</c:v>
                </c:pt>
                <c:pt idx="10">
                  <c:v>83.102260201530299</c:v>
                </c:pt>
                <c:pt idx="11">
                  <c:v>88.1197223086739</c:v>
                </c:pt>
                <c:pt idx="12">
                  <c:v>81.723445800282207</c:v>
                </c:pt>
                <c:pt idx="13">
                  <c:v>88.2312500434643</c:v>
                </c:pt>
                <c:pt idx="14">
                  <c:v>81.169116442430195</c:v>
                </c:pt>
                <c:pt idx="15">
                  <c:v>80.937667981647607</c:v>
                </c:pt>
                <c:pt idx="16">
                  <c:v>81.007132141411503</c:v>
                </c:pt>
                <c:pt idx="17">
                  <c:v>80.995556193289502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946-4555-8E13-CB16E9026A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3620480"/>
        <c:axId val="449080128"/>
      </c:lineChart>
      <c:catAx>
        <c:axId val="4336204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49080128"/>
        <c:crosses val="autoZero"/>
        <c:auto val="1"/>
        <c:lblAlgn val="ctr"/>
        <c:lblOffset val="100"/>
        <c:noMultiLvlLbl val="0"/>
      </c:catAx>
      <c:valAx>
        <c:axId val="4490801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36204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Treatment 1: Natural and artificial light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Sheet1!$B$2:$B$10</c:f>
              <c:numCache>
                <c:formatCode>General</c:formatCode>
                <c:ptCount val="9"/>
                <c:pt idx="0">
                  <c:v>81.157195647526294</c:v>
                </c:pt>
                <c:pt idx="1">
                  <c:v>82.612896086288202</c:v>
                </c:pt>
                <c:pt idx="2">
                  <c:v>80.2970376966488</c:v>
                </c:pt>
                <c:pt idx="3">
                  <c:v>81.863327613116496</c:v>
                </c:pt>
                <c:pt idx="4">
                  <c:v>81.203579802303693</c:v>
                </c:pt>
                <c:pt idx="5">
                  <c:v>81.713060228961893</c:v>
                </c:pt>
                <c:pt idx="6">
                  <c:v>80.227123766439902</c:v>
                </c:pt>
                <c:pt idx="7">
                  <c:v>80.599700158425406</c:v>
                </c:pt>
                <c:pt idx="8">
                  <c:v>79.900516707783694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BE-48B3-AFF2-8CA69222CDF8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b1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Sheet1!$D$2:$D$10</c:f>
              <c:numCache>
                <c:formatCode>General</c:formatCode>
                <c:ptCount val="9"/>
                <c:pt idx="0">
                  <c:v>73.197433261887994</c:v>
                </c:pt>
                <c:pt idx="1">
                  <c:v>72.6641542938345</c:v>
                </c:pt>
                <c:pt idx="2">
                  <c:v>72.615597365428997</c:v>
                </c:pt>
                <c:pt idx="3">
                  <c:v>74.619999702356594</c:v>
                </c:pt>
                <c:pt idx="4">
                  <c:v>72.323985015223002</c:v>
                </c:pt>
                <c:pt idx="5">
                  <c:v>71.946629114849998</c:v>
                </c:pt>
                <c:pt idx="6">
                  <c:v>72.056264646862004</c:v>
                </c:pt>
                <c:pt idx="7">
                  <c:v>71.005936220812004</c:v>
                </c:pt>
                <c:pt idx="8">
                  <c:v>69.850919497149903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BE-48B3-AFF2-8CA69222CDF8}"/>
            </c:ext>
          </c:extLst>
        </c:ser>
        <c:ser>
          <c:idx val="2"/>
          <c:order val="2"/>
          <c:tx>
            <c:strRef>
              <c:f>Sheet1!$F$1</c:f>
              <c:strCache>
                <c:ptCount val="1"/>
                <c:pt idx="0">
                  <c:v>c1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Sheet1!$F$2:$F$10</c:f>
              <c:numCache>
                <c:formatCode>General</c:formatCode>
                <c:ptCount val="9"/>
                <c:pt idx="0">
                  <c:v>75.434831388664406</c:v>
                </c:pt>
                <c:pt idx="1">
                  <c:v>74.907997275068794</c:v>
                </c:pt>
                <c:pt idx="2">
                  <c:v>73.003693000983304</c:v>
                </c:pt>
                <c:pt idx="3">
                  <c:v>71.897881256090997</c:v>
                </c:pt>
                <c:pt idx="4">
                  <c:v>74.403706525453302</c:v>
                </c:pt>
                <c:pt idx="5">
                  <c:v>71.299660724476396</c:v>
                </c:pt>
                <c:pt idx="6">
                  <c:v>70.146517592871604</c:v>
                </c:pt>
                <c:pt idx="7">
                  <c:v>70.687198352282806</c:v>
                </c:pt>
                <c:pt idx="8">
                  <c:v>70.515338306572701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4BE-48B3-AFF2-8CA69222CDF8}"/>
            </c:ext>
          </c:extLst>
        </c:ser>
        <c:ser>
          <c:idx val="3"/>
          <c:order val="3"/>
          <c:tx>
            <c:strRef>
              <c:f>Sheet1!$H$1</c:f>
              <c:strCache>
                <c:ptCount val="1"/>
                <c:pt idx="0">
                  <c:v>d1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Sheet1!$H$2:$H$10</c:f>
              <c:numCache>
                <c:formatCode>General</c:formatCode>
                <c:ptCount val="9"/>
                <c:pt idx="0">
                  <c:v>65.332344858637498</c:v>
                </c:pt>
                <c:pt idx="1">
                  <c:v>63.4258738371935</c:v>
                </c:pt>
                <c:pt idx="2">
                  <c:v>70.392481404942004</c:v>
                </c:pt>
                <c:pt idx="3">
                  <c:v>73.825681752665403</c:v>
                </c:pt>
                <c:pt idx="4">
                  <c:v>72.785490334895101</c:v>
                </c:pt>
                <c:pt idx="5">
                  <c:v>71.470781417940998</c:v>
                </c:pt>
                <c:pt idx="6">
                  <c:v>68.564375916161396</c:v>
                </c:pt>
                <c:pt idx="7">
                  <c:v>71.299660724476396</c:v>
                </c:pt>
                <c:pt idx="8">
                  <c:v>71.666151356874593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4BE-48B3-AFF2-8CA69222CD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4217679"/>
        <c:axId val="1130525391"/>
      </c:lineChart>
      <c:catAx>
        <c:axId val="13142176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Plant</a:t>
                </a:r>
                <a:r>
                  <a:rPr lang="en-US" baseline="0"/>
                  <a:t> within treatment-group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525391"/>
        <c:crosses val="autoZero"/>
        <c:auto val="1"/>
        <c:lblAlgn val="ctr"/>
        <c:lblOffset val="100"/>
        <c:noMultiLvlLbl val="0"/>
      </c:catAx>
      <c:valAx>
        <c:axId val="1130525391"/>
        <c:scaling>
          <c:orientation val="minMax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[F]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14217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Treatment 2: Natural light only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a2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Sheet1!$C$2:$C$10</c:f>
              <c:numCache>
                <c:formatCode>General</c:formatCode>
                <c:ptCount val="9"/>
                <c:pt idx="0">
                  <c:v>78.729428033991994</c:v>
                </c:pt>
                <c:pt idx="1">
                  <c:v>78.306046263228097</c:v>
                </c:pt>
                <c:pt idx="2">
                  <c:v>79.104968743466102</c:v>
                </c:pt>
                <c:pt idx="3">
                  <c:v>78.023260380030095</c:v>
                </c:pt>
                <c:pt idx="4">
                  <c:v>78.282497045471501</c:v>
                </c:pt>
                <c:pt idx="5">
                  <c:v>80.390216126415297</c:v>
                </c:pt>
                <c:pt idx="6">
                  <c:v>78.541376135604395</c:v>
                </c:pt>
                <c:pt idx="7">
                  <c:v>79.292458604664503</c:v>
                </c:pt>
                <c:pt idx="8">
                  <c:v>79.830456014669195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B8-4C73-A03D-C0B2BE237A5C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b2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Sheet1!$E$2:$E$10</c:f>
              <c:numCache>
                <c:formatCode>General</c:formatCode>
                <c:ptCount val="9"/>
                <c:pt idx="0">
                  <c:v>70.023410365907097</c:v>
                </c:pt>
                <c:pt idx="1">
                  <c:v>69.949505835551903</c:v>
                </c:pt>
                <c:pt idx="2">
                  <c:v>69.134555994920404</c:v>
                </c:pt>
                <c:pt idx="3">
                  <c:v>70.564457783123601</c:v>
                </c:pt>
                <c:pt idx="4">
                  <c:v>68.166660666379798</c:v>
                </c:pt>
                <c:pt idx="5">
                  <c:v>67.668274627272595</c:v>
                </c:pt>
                <c:pt idx="6">
                  <c:v>67.068375621035798</c:v>
                </c:pt>
                <c:pt idx="7">
                  <c:v>67.393570508807699</c:v>
                </c:pt>
                <c:pt idx="8">
                  <c:v>67.268565513351106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B8-4C73-A03D-C0B2BE237A5C}"/>
            </c:ext>
          </c:extLst>
        </c:ser>
        <c:ser>
          <c:idx val="2"/>
          <c:order val="2"/>
          <c:tx>
            <c:strRef>
              <c:f>Sheet1!$G$1</c:f>
              <c:strCache>
                <c:ptCount val="1"/>
                <c:pt idx="0">
                  <c:v>c2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Sheet1!$G$2:$G$10</c:f>
              <c:numCache>
                <c:formatCode>General</c:formatCode>
                <c:ptCount val="9"/>
                <c:pt idx="0">
                  <c:v>68.340769383111905</c:v>
                </c:pt>
                <c:pt idx="1">
                  <c:v>68.216423234699405</c:v>
                </c:pt>
                <c:pt idx="2">
                  <c:v>68.415335795726605</c:v>
                </c:pt>
                <c:pt idx="3">
                  <c:v>67.518488256964005</c:v>
                </c:pt>
                <c:pt idx="4">
                  <c:v>67.343578989824493</c:v>
                </c:pt>
                <c:pt idx="5">
                  <c:v>66.215055588023404</c:v>
                </c:pt>
                <c:pt idx="6">
                  <c:v>66.617126501251306</c:v>
                </c:pt>
                <c:pt idx="7">
                  <c:v>68.116884305523598</c:v>
                </c:pt>
                <c:pt idx="8">
                  <c:v>67.168498584524201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B8-4C73-A03D-C0B2BE237A5C}"/>
            </c:ext>
          </c:extLst>
        </c:ser>
        <c:ser>
          <c:idx val="3"/>
          <c:order val="3"/>
          <c:tx>
            <c:strRef>
              <c:f>Sheet1!$I$1</c:f>
              <c:strCache>
                <c:ptCount val="1"/>
                <c:pt idx="0">
                  <c:v>d2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Sheet1!$I$2:$I$10</c:f>
              <c:numCache>
                <c:formatCode>General</c:formatCode>
                <c:ptCount val="9"/>
                <c:pt idx="0">
                  <c:v>69.283002464171105</c:v>
                </c:pt>
                <c:pt idx="1">
                  <c:v>70.907922558012501</c:v>
                </c:pt>
                <c:pt idx="2">
                  <c:v>69.702939184946601</c:v>
                </c:pt>
                <c:pt idx="3">
                  <c:v>69.6289035918102</c:v>
                </c:pt>
                <c:pt idx="4">
                  <c:v>69.702939184946601</c:v>
                </c:pt>
                <c:pt idx="5">
                  <c:v>67.143473100321501</c:v>
                </c:pt>
                <c:pt idx="6">
                  <c:v>67.718175603103603</c:v>
                </c:pt>
                <c:pt idx="7">
                  <c:v>68.762904219738303</c:v>
                </c:pt>
                <c:pt idx="8">
                  <c:v>67.768062689808602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B8-4C73-A03D-C0B2BE237A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78572575"/>
        <c:axId val="1130473391"/>
      </c:lineChart>
      <c:catAx>
        <c:axId val="12785725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Plant withing treatment-group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473391"/>
        <c:crosses val="autoZero"/>
        <c:auto val="1"/>
        <c:lblAlgn val="ctr"/>
        <c:lblOffset val="100"/>
        <c:noMultiLvlLbl val="0"/>
      </c:catAx>
      <c:valAx>
        <c:axId val="1130473391"/>
        <c:scaling>
          <c:orientation val="minMax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[F]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785725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C782A-1244-4F69-AC39-58CFCBFFB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5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</dc:creator>
  <cp:lastModifiedBy>Kent VanderVelden</cp:lastModifiedBy>
  <cp:revision>26</cp:revision>
  <cp:lastPrinted>2020-01-24T04:35:00Z</cp:lastPrinted>
  <dcterms:created xsi:type="dcterms:W3CDTF">2018-05-06T16:16:00Z</dcterms:created>
  <dcterms:modified xsi:type="dcterms:W3CDTF">2020-01-24T04:36:00Z</dcterms:modified>
</cp:coreProperties>
</file>